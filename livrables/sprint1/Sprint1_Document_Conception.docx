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8678A" w14:textId="77777777" w:rsidR="00373F91" w:rsidRDefault="00000000">
      <w:pPr>
        <w:spacing w:before="1600"/>
        <w:jc w:val="center"/>
      </w:pPr>
      <w:r>
        <w:rPr>
          <w:b/>
          <w:bCs/>
          <w:color w:val="2E5F8A"/>
          <w:sz w:val="44"/>
          <w:szCs w:val="44"/>
        </w:rPr>
        <w:t>DOCUMENT DE CONCEPTION</w:t>
      </w:r>
    </w:p>
    <w:p w14:paraId="3458D441" w14:textId="77777777" w:rsidR="00373F91" w:rsidRDefault="00000000">
      <w:pPr>
        <w:spacing w:before="80"/>
        <w:jc w:val="center"/>
      </w:pPr>
      <w:r>
        <w:rPr>
          <w:b/>
          <w:bCs/>
          <w:color w:val="333333"/>
          <w:sz w:val="60"/>
          <w:szCs w:val="60"/>
        </w:rPr>
        <w:t>Sprint 1</w:t>
      </w:r>
    </w:p>
    <w:p w14:paraId="4ED38127" w14:textId="77777777" w:rsidR="00373F91" w:rsidRDefault="00373F91">
      <w:pPr>
        <w:pBdr>
          <w:bottom w:val="single" w:sz="12" w:space="10" w:color="2E5F8A"/>
        </w:pBdr>
        <w:spacing w:before="40" w:after="500"/>
        <w:jc w:val="center"/>
      </w:pPr>
    </w:p>
    <w:p w14:paraId="230E9035" w14:textId="77777777" w:rsidR="00373F91" w:rsidRDefault="00000000">
      <w:pPr>
        <w:spacing w:before="200" w:after="60"/>
        <w:jc w:val="center"/>
      </w:pPr>
      <w:r>
        <w:rPr>
          <w:b/>
          <w:bCs/>
          <w:sz w:val="34"/>
          <w:szCs w:val="34"/>
        </w:rPr>
        <w:t>Application de livraison de repas</w:t>
      </w:r>
    </w:p>
    <w:p w14:paraId="00BF0F55" w14:textId="77777777" w:rsidR="00373F91" w:rsidRDefault="00000000">
      <w:pPr>
        <w:spacing w:after="40"/>
        <w:jc w:val="center"/>
      </w:pPr>
      <w:r>
        <w:rPr>
          <w:i/>
          <w:iCs/>
          <w:color w:val="2E5F8A"/>
          <w:sz w:val="24"/>
          <w:szCs w:val="24"/>
        </w:rPr>
        <w:t xml:space="preserve">« </w:t>
      </w:r>
      <w:proofErr w:type="spellStart"/>
      <w:r>
        <w:rPr>
          <w:i/>
          <w:iCs/>
          <w:color w:val="2E5F8A"/>
          <w:sz w:val="24"/>
          <w:szCs w:val="24"/>
        </w:rPr>
        <w:t>RepasExpress</w:t>
      </w:r>
      <w:proofErr w:type="spellEnd"/>
      <w:r>
        <w:rPr>
          <w:i/>
          <w:iCs/>
          <w:color w:val="2E5F8A"/>
          <w:sz w:val="24"/>
          <w:szCs w:val="24"/>
        </w:rPr>
        <w:t xml:space="preserve"> »</w:t>
      </w:r>
    </w:p>
    <w:p w14:paraId="3CBBEDB2" w14:textId="77777777" w:rsidR="00373F91" w:rsidRDefault="00000000">
      <w:pPr>
        <w:spacing w:after="400"/>
        <w:jc w:val="center"/>
      </w:pPr>
      <w:proofErr w:type="spellStart"/>
      <w:r>
        <w:rPr>
          <w:color w:val="666666"/>
        </w:rPr>
        <w:t>React</w:t>
      </w:r>
      <w:proofErr w:type="spellEnd"/>
      <w:r>
        <w:rPr>
          <w:color w:val="666666"/>
        </w:rPr>
        <w:t xml:space="preserve"> Native · Node.js · MongoDB</w:t>
      </w:r>
    </w:p>
    <w:p w14:paraId="109A99E3" w14:textId="77777777" w:rsidR="00373F91" w:rsidRDefault="00000000">
      <w:pPr>
        <w:spacing w:before="300" w:after="40"/>
        <w:jc w:val="center"/>
      </w:pPr>
      <w:r>
        <w:rPr>
          <w:b/>
          <w:bCs/>
          <w:color w:val="666666"/>
        </w:rPr>
        <w:t>DOCUMENTATION TECHNIQUE</w:t>
      </w:r>
    </w:p>
    <w:p w14:paraId="160E5EB4" w14:textId="77777777" w:rsidR="00373F91" w:rsidRDefault="00000000">
      <w:pPr>
        <w:spacing w:after="40"/>
        <w:jc w:val="center"/>
      </w:pPr>
      <w:r>
        <w:t xml:space="preserve">Enseignant : </w:t>
      </w:r>
      <w:proofErr w:type="spellStart"/>
      <w:r>
        <w:t>Safouen</w:t>
      </w:r>
      <w:proofErr w:type="spellEnd"/>
      <w:r>
        <w:t xml:space="preserve"> Bani</w:t>
      </w:r>
    </w:p>
    <w:p w14:paraId="4053CC93" w14:textId="77777777" w:rsidR="00373F91" w:rsidRDefault="00000000">
      <w:pPr>
        <w:spacing w:after="40"/>
        <w:jc w:val="center"/>
      </w:pPr>
      <w:r>
        <w:rPr>
          <w:b/>
          <w:bCs/>
        </w:rPr>
        <w:t xml:space="preserve">Équipe : Global </w:t>
      </w:r>
      <w:proofErr w:type="spellStart"/>
      <w:r>
        <w:rPr>
          <w:b/>
          <w:bCs/>
        </w:rPr>
        <w:t>SoftCorporation</w:t>
      </w:r>
      <w:proofErr w:type="spellEnd"/>
    </w:p>
    <w:p w14:paraId="69DBEB2E" w14:textId="67A04B15" w:rsidR="00373F91" w:rsidRDefault="00A35A80">
      <w:pPr>
        <w:spacing w:after="40"/>
        <w:jc w:val="center"/>
      </w:pPr>
      <w:r>
        <w:rPr>
          <w:color w:val="666666"/>
          <w:sz w:val="20"/>
          <w:szCs w:val="20"/>
        </w:rPr>
        <w:t>ARCHANGE GUIMDO</w:t>
      </w:r>
      <w:r w:rsidR="00000000">
        <w:rPr>
          <w:color w:val="666666"/>
          <w:sz w:val="20"/>
          <w:szCs w:val="20"/>
        </w:rPr>
        <w:t xml:space="preserve"> · </w:t>
      </w:r>
      <w:r>
        <w:rPr>
          <w:color w:val="666666"/>
          <w:sz w:val="20"/>
          <w:szCs w:val="20"/>
        </w:rPr>
        <w:t>JORDAN DONGMEZA</w:t>
      </w:r>
      <w:r w:rsidR="00000000">
        <w:rPr>
          <w:color w:val="666666"/>
          <w:sz w:val="20"/>
          <w:szCs w:val="20"/>
        </w:rPr>
        <w:t xml:space="preserve"> · </w:t>
      </w:r>
      <w:r>
        <w:rPr>
          <w:color w:val="666666"/>
          <w:sz w:val="20"/>
          <w:szCs w:val="20"/>
        </w:rPr>
        <w:t>YAN SAH</w:t>
      </w:r>
      <w:r w:rsidR="00000000">
        <w:rPr>
          <w:color w:val="666666"/>
          <w:sz w:val="20"/>
          <w:szCs w:val="20"/>
        </w:rPr>
        <w:t xml:space="preserve"> · </w:t>
      </w:r>
      <w:r>
        <w:rPr>
          <w:color w:val="666666"/>
          <w:sz w:val="20"/>
          <w:szCs w:val="20"/>
        </w:rPr>
        <w:t>WILFRED GALIMAR</w:t>
      </w:r>
    </w:p>
    <w:p w14:paraId="34DA445D" w14:textId="77777777" w:rsidR="00373F91" w:rsidRDefault="00000000">
      <w:pPr>
        <w:spacing w:before="200" w:after="20"/>
        <w:jc w:val="center"/>
      </w:pPr>
      <w:r>
        <w:rPr>
          <w:color w:val="666666"/>
          <w:sz w:val="20"/>
          <w:szCs w:val="20"/>
        </w:rPr>
        <w:t>Version du document : v1.0</w:t>
      </w:r>
    </w:p>
    <w:p w14:paraId="347D78E8" w14:textId="50A66AC4" w:rsidR="00373F91" w:rsidRDefault="00000000">
      <w:pPr>
        <w:jc w:val="center"/>
      </w:pPr>
      <w:r>
        <w:rPr>
          <w:color w:val="666666"/>
          <w:sz w:val="20"/>
          <w:szCs w:val="20"/>
        </w:rPr>
        <w:t xml:space="preserve">Date : </w:t>
      </w:r>
      <w:r w:rsidR="00A35A80">
        <w:rPr>
          <w:color w:val="666666"/>
          <w:sz w:val="20"/>
          <w:szCs w:val="20"/>
        </w:rPr>
        <w:t>05/07/2026</w:t>
      </w:r>
    </w:p>
    <w:p w14:paraId="4C941CF2" w14:textId="77777777" w:rsidR="00373F91" w:rsidRDefault="00000000">
      <w:r>
        <w:br w:type="page"/>
      </w:r>
    </w:p>
    <w:p w14:paraId="69274063" w14:textId="77777777" w:rsidR="00373F91" w:rsidRDefault="00000000">
      <w:pPr>
        <w:spacing w:after="160"/>
      </w:pPr>
      <w:r>
        <w:rPr>
          <w:b/>
          <w:bCs/>
          <w:color w:val="2E5F8A"/>
          <w:sz w:val="30"/>
          <w:szCs w:val="30"/>
        </w:rPr>
        <w:lastRenderedPageBreak/>
        <w:t>Table des matières</w:t>
      </w:r>
    </w:p>
    <w:sdt>
      <w:sdtPr>
        <w:alias w:val="Table des matières"/>
        <w:id w:val="-674501746"/>
      </w:sdtPr>
      <w:sdtContent>
        <w:p w14:paraId="21DDF2F4" w14:textId="77777777" w:rsidR="00A35A80" w:rsidRDefault="00000000">
          <w:pPr>
            <w:pStyle w:val="TM1"/>
            <w:tabs>
              <w:tab w:val="right" w:leader="dot" w:pos="9350"/>
            </w:tabs>
            <w:rPr>
              <w:noProof/>
            </w:rPr>
          </w:pPr>
          <w:r>
            <w:fldChar w:fldCharType="begin"/>
          </w:r>
          <w:r>
            <w:instrText>TOC \h \o "1-2"</w:instrText>
          </w:r>
          <w:r>
            <w:fldChar w:fldCharType="separate"/>
          </w:r>
          <w:hyperlink w:anchor="_Toc234224490" w:history="1">
            <w:r w:rsidR="00A35A80" w:rsidRPr="001B35E1">
              <w:rPr>
                <w:rStyle w:val="Lienhypertexte"/>
                <w:noProof/>
              </w:rPr>
              <w:t>1. Objectifs du projet</w:t>
            </w:r>
            <w:r w:rsidR="00A35A80">
              <w:rPr>
                <w:noProof/>
              </w:rPr>
              <w:tab/>
            </w:r>
            <w:r w:rsidR="00A35A80">
              <w:rPr>
                <w:noProof/>
              </w:rPr>
              <w:fldChar w:fldCharType="begin"/>
            </w:r>
            <w:r w:rsidR="00A35A80">
              <w:rPr>
                <w:noProof/>
              </w:rPr>
              <w:instrText xml:space="preserve"> PAGEREF _Toc234224490 \h </w:instrText>
            </w:r>
            <w:r w:rsidR="00A35A80">
              <w:rPr>
                <w:noProof/>
              </w:rPr>
            </w:r>
            <w:r w:rsidR="00A35A80">
              <w:rPr>
                <w:noProof/>
              </w:rPr>
              <w:fldChar w:fldCharType="separate"/>
            </w:r>
            <w:r w:rsidR="00A35A80">
              <w:rPr>
                <w:noProof/>
              </w:rPr>
              <w:t>1</w:t>
            </w:r>
            <w:r w:rsidR="00A35A80">
              <w:rPr>
                <w:noProof/>
              </w:rPr>
              <w:fldChar w:fldCharType="end"/>
            </w:r>
          </w:hyperlink>
        </w:p>
        <w:p w14:paraId="5ABE3E13" w14:textId="77777777" w:rsidR="00A35A80" w:rsidRDefault="00A35A80">
          <w:pPr>
            <w:pStyle w:val="TM2"/>
            <w:tabs>
              <w:tab w:val="right" w:leader="dot" w:pos="9350"/>
            </w:tabs>
            <w:rPr>
              <w:noProof/>
            </w:rPr>
          </w:pPr>
          <w:hyperlink w:anchor="_Toc234224491" w:history="1">
            <w:r w:rsidRPr="001B35E1">
              <w:rPr>
                <w:rStyle w:val="Lienhypertexte"/>
                <w:noProof/>
              </w:rPr>
              <w:t>But principal</w:t>
            </w:r>
            <w:r>
              <w:rPr>
                <w:noProof/>
              </w:rPr>
              <w:tab/>
            </w:r>
            <w:r>
              <w:rPr>
                <w:noProof/>
              </w:rPr>
              <w:fldChar w:fldCharType="begin"/>
            </w:r>
            <w:r>
              <w:rPr>
                <w:noProof/>
              </w:rPr>
              <w:instrText xml:space="preserve"> PAGEREF _Toc234224491 \h </w:instrText>
            </w:r>
            <w:r>
              <w:rPr>
                <w:noProof/>
              </w:rPr>
            </w:r>
            <w:r>
              <w:rPr>
                <w:noProof/>
              </w:rPr>
              <w:fldChar w:fldCharType="separate"/>
            </w:r>
            <w:r>
              <w:rPr>
                <w:noProof/>
              </w:rPr>
              <w:t>1</w:t>
            </w:r>
            <w:r>
              <w:rPr>
                <w:noProof/>
              </w:rPr>
              <w:fldChar w:fldCharType="end"/>
            </w:r>
          </w:hyperlink>
        </w:p>
        <w:p w14:paraId="4F604B06" w14:textId="77777777" w:rsidR="00A35A80" w:rsidRDefault="00A35A80">
          <w:pPr>
            <w:pStyle w:val="TM2"/>
            <w:tabs>
              <w:tab w:val="right" w:leader="dot" w:pos="9350"/>
            </w:tabs>
            <w:rPr>
              <w:noProof/>
            </w:rPr>
          </w:pPr>
          <w:hyperlink w:anchor="_Toc234224492" w:history="1">
            <w:r w:rsidRPr="001B35E1">
              <w:rPr>
                <w:rStyle w:val="Lienhypertexte"/>
                <w:noProof/>
              </w:rPr>
              <w:t>Utilisateurs visés</w:t>
            </w:r>
            <w:r>
              <w:rPr>
                <w:noProof/>
              </w:rPr>
              <w:tab/>
            </w:r>
            <w:r>
              <w:rPr>
                <w:noProof/>
              </w:rPr>
              <w:fldChar w:fldCharType="begin"/>
            </w:r>
            <w:r>
              <w:rPr>
                <w:noProof/>
              </w:rPr>
              <w:instrText xml:space="preserve"> PAGEREF _Toc234224492 \h </w:instrText>
            </w:r>
            <w:r>
              <w:rPr>
                <w:noProof/>
              </w:rPr>
            </w:r>
            <w:r>
              <w:rPr>
                <w:noProof/>
              </w:rPr>
              <w:fldChar w:fldCharType="separate"/>
            </w:r>
            <w:r>
              <w:rPr>
                <w:noProof/>
              </w:rPr>
              <w:t>1</w:t>
            </w:r>
            <w:r>
              <w:rPr>
                <w:noProof/>
              </w:rPr>
              <w:fldChar w:fldCharType="end"/>
            </w:r>
          </w:hyperlink>
        </w:p>
        <w:p w14:paraId="3C2B0324" w14:textId="77777777" w:rsidR="00A35A80" w:rsidRDefault="00A35A80">
          <w:pPr>
            <w:pStyle w:val="TM2"/>
            <w:tabs>
              <w:tab w:val="right" w:leader="dot" w:pos="9350"/>
            </w:tabs>
            <w:rPr>
              <w:noProof/>
            </w:rPr>
          </w:pPr>
          <w:hyperlink w:anchor="_Toc234224493" w:history="1">
            <w:r w:rsidRPr="001B35E1">
              <w:rPr>
                <w:rStyle w:val="Lienhypertexte"/>
                <w:noProof/>
              </w:rPr>
              <w:t>Contraintes techniques initiales</w:t>
            </w:r>
            <w:r>
              <w:rPr>
                <w:noProof/>
              </w:rPr>
              <w:tab/>
            </w:r>
            <w:r>
              <w:rPr>
                <w:noProof/>
              </w:rPr>
              <w:fldChar w:fldCharType="begin"/>
            </w:r>
            <w:r>
              <w:rPr>
                <w:noProof/>
              </w:rPr>
              <w:instrText xml:space="preserve"> PAGEREF _Toc234224493 \h </w:instrText>
            </w:r>
            <w:r>
              <w:rPr>
                <w:noProof/>
              </w:rPr>
            </w:r>
            <w:r>
              <w:rPr>
                <w:noProof/>
              </w:rPr>
              <w:fldChar w:fldCharType="separate"/>
            </w:r>
            <w:r>
              <w:rPr>
                <w:noProof/>
              </w:rPr>
              <w:t>1</w:t>
            </w:r>
            <w:r>
              <w:rPr>
                <w:noProof/>
              </w:rPr>
              <w:fldChar w:fldCharType="end"/>
            </w:r>
          </w:hyperlink>
        </w:p>
        <w:p w14:paraId="59244D60" w14:textId="77777777" w:rsidR="00A35A80" w:rsidRDefault="00A35A80">
          <w:pPr>
            <w:pStyle w:val="TM1"/>
            <w:tabs>
              <w:tab w:val="right" w:leader="dot" w:pos="9350"/>
            </w:tabs>
            <w:rPr>
              <w:noProof/>
            </w:rPr>
          </w:pPr>
          <w:hyperlink w:anchor="_Toc234224494" w:history="1">
            <w:r w:rsidRPr="001B35E1">
              <w:rPr>
                <w:rStyle w:val="Lienhypertexte"/>
                <w:noProof/>
              </w:rPr>
              <w:t>2. Périmètre du projet (MVP)</w:t>
            </w:r>
            <w:r>
              <w:rPr>
                <w:noProof/>
              </w:rPr>
              <w:tab/>
            </w:r>
            <w:r>
              <w:rPr>
                <w:noProof/>
              </w:rPr>
              <w:fldChar w:fldCharType="begin"/>
            </w:r>
            <w:r>
              <w:rPr>
                <w:noProof/>
              </w:rPr>
              <w:instrText xml:space="preserve"> PAGEREF _Toc234224494 \h </w:instrText>
            </w:r>
            <w:r>
              <w:rPr>
                <w:noProof/>
              </w:rPr>
            </w:r>
            <w:r>
              <w:rPr>
                <w:noProof/>
              </w:rPr>
              <w:fldChar w:fldCharType="separate"/>
            </w:r>
            <w:r>
              <w:rPr>
                <w:noProof/>
              </w:rPr>
              <w:t>1</w:t>
            </w:r>
            <w:r>
              <w:rPr>
                <w:noProof/>
              </w:rPr>
              <w:fldChar w:fldCharType="end"/>
            </w:r>
          </w:hyperlink>
        </w:p>
        <w:p w14:paraId="60B938C9" w14:textId="77777777" w:rsidR="00A35A80" w:rsidRDefault="00A35A80">
          <w:pPr>
            <w:pStyle w:val="TM2"/>
            <w:tabs>
              <w:tab w:val="right" w:leader="dot" w:pos="9350"/>
            </w:tabs>
            <w:rPr>
              <w:noProof/>
            </w:rPr>
          </w:pPr>
          <w:hyperlink w:anchor="_Toc234224495" w:history="1">
            <w:r w:rsidRPr="001B35E1">
              <w:rPr>
                <w:rStyle w:val="Lienhypertexte"/>
                <w:noProof/>
              </w:rPr>
              <w:t>Inclus dans la V1</w:t>
            </w:r>
            <w:r>
              <w:rPr>
                <w:noProof/>
              </w:rPr>
              <w:tab/>
            </w:r>
            <w:r>
              <w:rPr>
                <w:noProof/>
              </w:rPr>
              <w:fldChar w:fldCharType="begin"/>
            </w:r>
            <w:r>
              <w:rPr>
                <w:noProof/>
              </w:rPr>
              <w:instrText xml:space="preserve"> PAGEREF _Toc234224495 \h </w:instrText>
            </w:r>
            <w:r>
              <w:rPr>
                <w:noProof/>
              </w:rPr>
            </w:r>
            <w:r>
              <w:rPr>
                <w:noProof/>
              </w:rPr>
              <w:fldChar w:fldCharType="separate"/>
            </w:r>
            <w:r>
              <w:rPr>
                <w:noProof/>
              </w:rPr>
              <w:t>1</w:t>
            </w:r>
            <w:r>
              <w:rPr>
                <w:noProof/>
              </w:rPr>
              <w:fldChar w:fldCharType="end"/>
            </w:r>
          </w:hyperlink>
        </w:p>
        <w:p w14:paraId="3CC459DA" w14:textId="77777777" w:rsidR="00A35A80" w:rsidRDefault="00A35A80">
          <w:pPr>
            <w:pStyle w:val="TM2"/>
            <w:tabs>
              <w:tab w:val="right" w:leader="dot" w:pos="9350"/>
            </w:tabs>
            <w:rPr>
              <w:noProof/>
            </w:rPr>
          </w:pPr>
          <w:hyperlink w:anchor="_Toc234224496" w:history="1">
            <w:r w:rsidRPr="001B35E1">
              <w:rPr>
                <w:rStyle w:val="Lienhypertexte"/>
                <w:noProof/>
              </w:rPr>
              <w:t>Exclus de la V1</w:t>
            </w:r>
            <w:r>
              <w:rPr>
                <w:noProof/>
              </w:rPr>
              <w:tab/>
            </w:r>
            <w:r>
              <w:rPr>
                <w:noProof/>
              </w:rPr>
              <w:fldChar w:fldCharType="begin"/>
            </w:r>
            <w:r>
              <w:rPr>
                <w:noProof/>
              </w:rPr>
              <w:instrText xml:space="preserve"> PAGEREF _Toc234224496 \h </w:instrText>
            </w:r>
            <w:r>
              <w:rPr>
                <w:noProof/>
              </w:rPr>
            </w:r>
            <w:r>
              <w:rPr>
                <w:noProof/>
              </w:rPr>
              <w:fldChar w:fldCharType="separate"/>
            </w:r>
            <w:r>
              <w:rPr>
                <w:noProof/>
              </w:rPr>
              <w:t>1</w:t>
            </w:r>
            <w:r>
              <w:rPr>
                <w:noProof/>
              </w:rPr>
              <w:fldChar w:fldCharType="end"/>
            </w:r>
          </w:hyperlink>
        </w:p>
        <w:p w14:paraId="53B7CA13" w14:textId="77777777" w:rsidR="00A35A80" w:rsidRDefault="00A35A80">
          <w:pPr>
            <w:pStyle w:val="TM1"/>
            <w:tabs>
              <w:tab w:val="right" w:leader="dot" w:pos="9350"/>
            </w:tabs>
            <w:rPr>
              <w:noProof/>
            </w:rPr>
          </w:pPr>
          <w:hyperlink w:anchor="_Toc234224497" w:history="1">
            <w:r w:rsidRPr="001B35E1">
              <w:rPr>
                <w:rStyle w:val="Lienhypertexte"/>
                <w:noProof/>
              </w:rPr>
              <w:t>3. Personas et parcours utilisateur</w:t>
            </w:r>
            <w:r>
              <w:rPr>
                <w:noProof/>
              </w:rPr>
              <w:tab/>
            </w:r>
            <w:r>
              <w:rPr>
                <w:noProof/>
              </w:rPr>
              <w:fldChar w:fldCharType="begin"/>
            </w:r>
            <w:r>
              <w:rPr>
                <w:noProof/>
              </w:rPr>
              <w:instrText xml:space="preserve"> PAGEREF _Toc234224497 \h </w:instrText>
            </w:r>
            <w:r>
              <w:rPr>
                <w:noProof/>
              </w:rPr>
            </w:r>
            <w:r>
              <w:rPr>
                <w:noProof/>
              </w:rPr>
              <w:fldChar w:fldCharType="separate"/>
            </w:r>
            <w:r>
              <w:rPr>
                <w:noProof/>
              </w:rPr>
              <w:t>1</w:t>
            </w:r>
            <w:r>
              <w:rPr>
                <w:noProof/>
              </w:rPr>
              <w:fldChar w:fldCharType="end"/>
            </w:r>
          </w:hyperlink>
        </w:p>
        <w:p w14:paraId="4CD0187D" w14:textId="77777777" w:rsidR="00A35A80" w:rsidRDefault="00A35A80">
          <w:pPr>
            <w:pStyle w:val="TM2"/>
            <w:tabs>
              <w:tab w:val="right" w:leader="dot" w:pos="9350"/>
            </w:tabs>
            <w:rPr>
              <w:noProof/>
            </w:rPr>
          </w:pPr>
          <w:hyperlink w:anchor="_Toc234224498" w:history="1">
            <w:r w:rsidRPr="001B35E1">
              <w:rPr>
                <w:rStyle w:val="Lienhypertexte"/>
                <w:noProof/>
              </w:rPr>
              <w:t>Persona 1 — Le client</w:t>
            </w:r>
            <w:r>
              <w:rPr>
                <w:noProof/>
              </w:rPr>
              <w:tab/>
            </w:r>
            <w:r>
              <w:rPr>
                <w:noProof/>
              </w:rPr>
              <w:fldChar w:fldCharType="begin"/>
            </w:r>
            <w:r>
              <w:rPr>
                <w:noProof/>
              </w:rPr>
              <w:instrText xml:space="preserve"> PAGEREF _Toc234224498 \h </w:instrText>
            </w:r>
            <w:r>
              <w:rPr>
                <w:noProof/>
              </w:rPr>
            </w:r>
            <w:r>
              <w:rPr>
                <w:noProof/>
              </w:rPr>
              <w:fldChar w:fldCharType="separate"/>
            </w:r>
            <w:r>
              <w:rPr>
                <w:noProof/>
              </w:rPr>
              <w:t>1</w:t>
            </w:r>
            <w:r>
              <w:rPr>
                <w:noProof/>
              </w:rPr>
              <w:fldChar w:fldCharType="end"/>
            </w:r>
          </w:hyperlink>
        </w:p>
        <w:p w14:paraId="6648483A" w14:textId="77777777" w:rsidR="00A35A80" w:rsidRDefault="00A35A80">
          <w:pPr>
            <w:pStyle w:val="TM2"/>
            <w:tabs>
              <w:tab w:val="right" w:leader="dot" w:pos="9350"/>
            </w:tabs>
            <w:rPr>
              <w:noProof/>
            </w:rPr>
          </w:pPr>
          <w:hyperlink w:anchor="_Toc234224499" w:history="1">
            <w:r w:rsidRPr="001B35E1">
              <w:rPr>
                <w:rStyle w:val="Lienhypertexte"/>
                <w:noProof/>
              </w:rPr>
              <w:t>Parcours utilisateur — Passer une commande</w:t>
            </w:r>
            <w:r>
              <w:rPr>
                <w:noProof/>
              </w:rPr>
              <w:tab/>
            </w:r>
            <w:r>
              <w:rPr>
                <w:noProof/>
              </w:rPr>
              <w:fldChar w:fldCharType="begin"/>
            </w:r>
            <w:r>
              <w:rPr>
                <w:noProof/>
              </w:rPr>
              <w:instrText xml:space="preserve"> PAGEREF _Toc234224499 \h </w:instrText>
            </w:r>
            <w:r>
              <w:rPr>
                <w:noProof/>
              </w:rPr>
            </w:r>
            <w:r>
              <w:rPr>
                <w:noProof/>
              </w:rPr>
              <w:fldChar w:fldCharType="separate"/>
            </w:r>
            <w:r>
              <w:rPr>
                <w:noProof/>
              </w:rPr>
              <w:t>1</w:t>
            </w:r>
            <w:r>
              <w:rPr>
                <w:noProof/>
              </w:rPr>
              <w:fldChar w:fldCharType="end"/>
            </w:r>
          </w:hyperlink>
        </w:p>
        <w:p w14:paraId="7E07CA95" w14:textId="77777777" w:rsidR="00A35A80" w:rsidRDefault="00A35A80">
          <w:pPr>
            <w:pStyle w:val="TM1"/>
            <w:tabs>
              <w:tab w:val="right" w:leader="dot" w:pos="9350"/>
            </w:tabs>
            <w:rPr>
              <w:noProof/>
            </w:rPr>
          </w:pPr>
          <w:hyperlink w:anchor="_Toc234224500" w:history="1">
            <w:r w:rsidRPr="001B35E1">
              <w:rPr>
                <w:rStyle w:val="Lienhypertexte"/>
                <w:noProof/>
              </w:rPr>
              <w:t>4. Fonctionnalités (Backlog produit)</w:t>
            </w:r>
            <w:r>
              <w:rPr>
                <w:noProof/>
              </w:rPr>
              <w:tab/>
            </w:r>
            <w:r>
              <w:rPr>
                <w:noProof/>
              </w:rPr>
              <w:fldChar w:fldCharType="begin"/>
            </w:r>
            <w:r>
              <w:rPr>
                <w:noProof/>
              </w:rPr>
              <w:instrText xml:space="preserve"> PAGEREF _Toc234224500 \h </w:instrText>
            </w:r>
            <w:r>
              <w:rPr>
                <w:noProof/>
              </w:rPr>
            </w:r>
            <w:r>
              <w:rPr>
                <w:noProof/>
              </w:rPr>
              <w:fldChar w:fldCharType="separate"/>
            </w:r>
            <w:r>
              <w:rPr>
                <w:noProof/>
              </w:rPr>
              <w:t>1</w:t>
            </w:r>
            <w:r>
              <w:rPr>
                <w:noProof/>
              </w:rPr>
              <w:fldChar w:fldCharType="end"/>
            </w:r>
          </w:hyperlink>
        </w:p>
        <w:p w14:paraId="0BF3BD74" w14:textId="77777777" w:rsidR="00A35A80" w:rsidRDefault="00A35A80">
          <w:pPr>
            <w:pStyle w:val="TM1"/>
            <w:tabs>
              <w:tab w:val="right" w:leader="dot" w:pos="9350"/>
            </w:tabs>
            <w:rPr>
              <w:noProof/>
            </w:rPr>
          </w:pPr>
          <w:hyperlink w:anchor="_Toc234224501" w:history="1">
            <w:r w:rsidRPr="001B35E1">
              <w:rPr>
                <w:rStyle w:val="Lienhypertexte"/>
                <w:noProof/>
              </w:rPr>
              <w:t>5. Diagrammes UML</w:t>
            </w:r>
            <w:r>
              <w:rPr>
                <w:noProof/>
              </w:rPr>
              <w:tab/>
            </w:r>
            <w:r>
              <w:rPr>
                <w:noProof/>
              </w:rPr>
              <w:fldChar w:fldCharType="begin"/>
            </w:r>
            <w:r>
              <w:rPr>
                <w:noProof/>
              </w:rPr>
              <w:instrText xml:space="preserve"> PAGEREF _Toc234224501 \h </w:instrText>
            </w:r>
            <w:r>
              <w:rPr>
                <w:noProof/>
              </w:rPr>
            </w:r>
            <w:r>
              <w:rPr>
                <w:noProof/>
              </w:rPr>
              <w:fldChar w:fldCharType="separate"/>
            </w:r>
            <w:r>
              <w:rPr>
                <w:noProof/>
              </w:rPr>
              <w:t>1</w:t>
            </w:r>
            <w:r>
              <w:rPr>
                <w:noProof/>
              </w:rPr>
              <w:fldChar w:fldCharType="end"/>
            </w:r>
          </w:hyperlink>
        </w:p>
        <w:p w14:paraId="20B7C06B" w14:textId="77777777" w:rsidR="00A35A80" w:rsidRDefault="00A35A80">
          <w:pPr>
            <w:pStyle w:val="TM2"/>
            <w:tabs>
              <w:tab w:val="right" w:leader="dot" w:pos="9350"/>
            </w:tabs>
            <w:rPr>
              <w:noProof/>
            </w:rPr>
          </w:pPr>
          <w:hyperlink w:anchor="_Toc234224502" w:history="1">
            <w:r w:rsidRPr="001B35E1">
              <w:rPr>
                <w:rStyle w:val="Lienhypertexte"/>
                <w:noProof/>
              </w:rPr>
              <w:t>5.1 Architecture du système</w:t>
            </w:r>
            <w:r>
              <w:rPr>
                <w:noProof/>
              </w:rPr>
              <w:tab/>
            </w:r>
            <w:r>
              <w:rPr>
                <w:noProof/>
              </w:rPr>
              <w:fldChar w:fldCharType="begin"/>
            </w:r>
            <w:r>
              <w:rPr>
                <w:noProof/>
              </w:rPr>
              <w:instrText xml:space="preserve"> PAGEREF _Toc234224502 \h </w:instrText>
            </w:r>
            <w:r>
              <w:rPr>
                <w:noProof/>
              </w:rPr>
            </w:r>
            <w:r>
              <w:rPr>
                <w:noProof/>
              </w:rPr>
              <w:fldChar w:fldCharType="separate"/>
            </w:r>
            <w:r>
              <w:rPr>
                <w:noProof/>
              </w:rPr>
              <w:t>1</w:t>
            </w:r>
            <w:r>
              <w:rPr>
                <w:noProof/>
              </w:rPr>
              <w:fldChar w:fldCharType="end"/>
            </w:r>
          </w:hyperlink>
        </w:p>
        <w:p w14:paraId="445D81F7" w14:textId="77777777" w:rsidR="00A35A80" w:rsidRDefault="00A35A80">
          <w:pPr>
            <w:pStyle w:val="TM2"/>
            <w:tabs>
              <w:tab w:val="right" w:leader="dot" w:pos="9350"/>
            </w:tabs>
            <w:rPr>
              <w:noProof/>
            </w:rPr>
          </w:pPr>
          <w:hyperlink w:anchor="_Toc234224503" w:history="1">
            <w:r w:rsidRPr="001B35E1">
              <w:rPr>
                <w:rStyle w:val="Lienhypertexte"/>
                <w:noProof/>
              </w:rPr>
              <w:t>5.2 Diagramme de cas d'utilisation</w:t>
            </w:r>
            <w:r>
              <w:rPr>
                <w:noProof/>
              </w:rPr>
              <w:tab/>
            </w:r>
            <w:r>
              <w:rPr>
                <w:noProof/>
              </w:rPr>
              <w:fldChar w:fldCharType="begin"/>
            </w:r>
            <w:r>
              <w:rPr>
                <w:noProof/>
              </w:rPr>
              <w:instrText xml:space="preserve"> PAGEREF _Toc234224503 \h </w:instrText>
            </w:r>
            <w:r>
              <w:rPr>
                <w:noProof/>
              </w:rPr>
            </w:r>
            <w:r>
              <w:rPr>
                <w:noProof/>
              </w:rPr>
              <w:fldChar w:fldCharType="separate"/>
            </w:r>
            <w:r>
              <w:rPr>
                <w:noProof/>
              </w:rPr>
              <w:t>1</w:t>
            </w:r>
            <w:r>
              <w:rPr>
                <w:noProof/>
              </w:rPr>
              <w:fldChar w:fldCharType="end"/>
            </w:r>
          </w:hyperlink>
        </w:p>
        <w:p w14:paraId="524FCA4E" w14:textId="77777777" w:rsidR="00A35A80" w:rsidRDefault="00A35A80">
          <w:pPr>
            <w:pStyle w:val="TM2"/>
            <w:tabs>
              <w:tab w:val="right" w:leader="dot" w:pos="9350"/>
            </w:tabs>
            <w:rPr>
              <w:noProof/>
            </w:rPr>
          </w:pPr>
          <w:hyperlink w:anchor="_Toc234224504" w:history="1">
            <w:r w:rsidRPr="001B35E1">
              <w:rPr>
                <w:rStyle w:val="Lienhypertexte"/>
                <w:noProof/>
              </w:rPr>
              <w:t>5.3 Diagramme de classes</w:t>
            </w:r>
            <w:r>
              <w:rPr>
                <w:noProof/>
              </w:rPr>
              <w:tab/>
            </w:r>
            <w:r>
              <w:rPr>
                <w:noProof/>
              </w:rPr>
              <w:fldChar w:fldCharType="begin"/>
            </w:r>
            <w:r>
              <w:rPr>
                <w:noProof/>
              </w:rPr>
              <w:instrText xml:space="preserve"> PAGEREF _Toc234224504 \h </w:instrText>
            </w:r>
            <w:r>
              <w:rPr>
                <w:noProof/>
              </w:rPr>
            </w:r>
            <w:r>
              <w:rPr>
                <w:noProof/>
              </w:rPr>
              <w:fldChar w:fldCharType="separate"/>
            </w:r>
            <w:r>
              <w:rPr>
                <w:noProof/>
              </w:rPr>
              <w:t>1</w:t>
            </w:r>
            <w:r>
              <w:rPr>
                <w:noProof/>
              </w:rPr>
              <w:fldChar w:fldCharType="end"/>
            </w:r>
          </w:hyperlink>
        </w:p>
        <w:p w14:paraId="5A10E98D" w14:textId="77777777" w:rsidR="00A35A80" w:rsidRDefault="00A35A80">
          <w:pPr>
            <w:pStyle w:val="TM2"/>
            <w:tabs>
              <w:tab w:val="right" w:leader="dot" w:pos="9350"/>
            </w:tabs>
            <w:rPr>
              <w:noProof/>
            </w:rPr>
          </w:pPr>
          <w:hyperlink w:anchor="_Toc234224505" w:history="1">
            <w:r w:rsidRPr="001B35E1">
              <w:rPr>
                <w:rStyle w:val="Lienhypertexte"/>
                <w:noProof/>
              </w:rPr>
              <w:t>5.4 Diagramme de séquence — Authentification</w:t>
            </w:r>
            <w:r>
              <w:rPr>
                <w:noProof/>
              </w:rPr>
              <w:tab/>
            </w:r>
            <w:r>
              <w:rPr>
                <w:noProof/>
              </w:rPr>
              <w:fldChar w:fldCharType="begin"/>
            </w:r>
            <w:r>
              <w:rPr>
                <w:noProof/>
              </w:rPr>
              <w:instrText xml:space="preserve"> PAGEREF _Toc234224505 \h </w:instrText>
            </w:r>
            <w:r>
              <w:rPr>
                <w:noProof/>
              </w:rPr>
            </w:r>
            <w:r>
              <w:rPr>
                <w:noProof/>
              </w:rPr>
              <w:fldChar w:fldCharType="separate"/>
            </w:r>
            <w:r>
              <w:rPr>
                <w:noProof/>
              </w:rPr>
              <w:t>1</w:t>
            </w:r>
            <w:r>
              <w:rPr>
                <w:noProof/>
              </w:rPr>
              <w:fldChar w:fldCharType="end"/>
            </w:r>
          </w:hyperlink>
        </w:p>
        <w:p w14:paraId="55DCB08B" w14:textId="77777777" w:rsidR="00A35A80" w:rsidRDefault="00A35A80">
          <w:pPr>
            <w:pStyle w:val="TM2"/>
            <w:tabs>
              <w:tab w:val="right" w:leader="dot" w:pos="9350"/>
            </w:tabs>
            <w:rPr>
              <w:noProof/>
            </w:rPr>
          </w:pPr>
          <w:hyperlink w:anchor="_Toc234224506" w:history="1">
            <w:r w:rsidRPr="001B35E1">
              <w:rPr>
                <w:rStyle w:val="Lienhypertexte"/>
                <w:noProof/>
              </w:rPr>
              <w:t>5.5 Diagramme de séquence — Passer une commande</w:t>
            </w:r>
            <w:r>
              <w:rPr>
                <w:noProof/>
              </w:rPr>
              <w:tab/>
            </w:r>
            <w:r>
              <w:rPr>
                <w:noProof/>
              </w:rPr>
              <w:fldChar w:fldCharType="begin"/>
            </w:r>
            <w:r>
              <w:rPr>
                <w:noProof/>
              </w:rPr>
              <w:instrText xml:space="preserve"> PAGEREF _Toc234224506 \h </w:instrText>
            </w:r>
            <w:r>
              <w:rPr>
                <w:noProof/>
              </w:rPr>
            </w:r>
            <w:r>
              <w:rPr>
                <w:noProof/>
              </w:rPr>
              <w:fldChar w:fldCharType="separate"/>
            </w:r>
            <w:r>
              <w:rPr>
                <w:noProof/>
              </w:rPr>
              <w:t>1</w:t>
            </w:r>
            <w:r>
              <w:rPr>
                <w:noProof/>
              </w:rPr>
              <w:fldChar w:fldCharType="end"/>
            </w:r>
          </w:hyperlink>
        </w:p>
        <w:p w14:paraId="0E6DBB09" w14:textId="77777777" w:rsidR="00A35A80" w:rsidRDefault="00A35A80">
          <w:pPr>
            <w:pStyle w:val="TM1"/>
            <w:tabs>
              <w:tab w:val="right" w:leader="dot" w:pos="9350"/>
            </w:tabs>
            <w:rPr>
              <w:noProof/>
            </w:rPr>
          </w:pPr>
          <w:hyperlink w:anchor="_Toc234224507" w:history="1">
            <w:r w:rsidRPr="001B35E1">
              <w:rPr>
                <w:rStyle w:val="Lienhypertexte"/>
                <w:noProof/>
              </w:rPr>
              <w:t>6. Fiche de cas d'utilisation — Passer une commande</w:t>
            </w:r>
            <w:r>
              <w:rPr>
                <w:noProof/>
              </w:rPr>
              <w:tab/>
            </w:r>
            <w:r>
              <w:rPr>
                <w:noProof/>
              </w:rPr>
              <w:fldChar w:fldCharType="begin"/>
            </w:r>
            <w:r>
              <w:rPr>
                <w:noProof/>
              </w:rPr>
              <w:instrText xml:space="preserve"> PAGEREF _Toc234224507 \h </w:instrText>
            </w:r>
            <w:r>
              <w:rPr>
                <w:noProof/>
              </w:rPr>
            </w:r>
            <w:r>
              <w:rPr>
                <w:noProof/>
              </w:rPr>
              <w:fldChar w:fldCharType="separate"/>
            </w:r>
            <w:r>
              <w:rPr>
                <w:noProof/>
              </w:rPr>
              <w:t>1</w:t>
            </w:r>
            <w:r>
              <w:rPr>
                <w:noProof/>
              </w:rPr>
              <w:fldChar w:fldCharType="end"/>
            </w:r>
          </w:hyperlink>
        </w:p>
        <w:p w14:paraId="22AD0962" w14:textId="77777777" w:rsidR="00A35A80" w:rsidRDefault="00A35A80">
          <w:pPr>
            <w:pStyle w:val="TM1"/>
            <w:tabs>
              <w:tab w:val="right" w:leader="dot" w:pos="9350"/>
            </w:tabs>
            <w:rPr>
              <w:noProof/>
            </w:rPr>
          </w:pPr>
          <w:hyperlink w:anchor="_Toc234224508" w:history="1">
            <w:r w:rsidRPr="001B35E1">
              <w:rPr>
                <w:rStyle w:val="Lienhypertexte"/>
                <w:noProof/>
              </w:rPr>
              <w:t>7. Diagramme de Gantt — Sprint 1</w:t>
            </w:r>
            <w:r>
              <w:rPr>
                <w:noProof/>
              </w:rPr>
              <w:tab/>
            </w:r>
            <w:r>
              <w:rPr>
                <w:noProof/>
              </w:rPr>
              <w:fldChar w:fldCharType="begin"/>
            </w:r>
            <w:r>
              <w:rPr>
                <w:noProof/>
              </w:rPr>
              <w:instrText xml:space="preserve"> PAGEREF _Toc234224508 \h </w:instrText>
            </w:r>
            <w:r>
              <w:rPr>
                <w:noProof/>
              </w:rPr>
            </w:r>
            <w:r>
              <w:rPr>
                <w:noProof/>
              </w:rPr>
              <w:fldChar w:fldCharType="separate"/>
            </w:r>
            <w:r>
              <w:rPr>
                <w:noProof/>
              </w:rPr>
              <w:t>1</w:t>
            </w:r>
            <w:r>
              <w:rPr>
                <w:noProof/>
              </w:rPr>
              <w:fldChar w:fldCharType="end"/>
            </w:r>
          </w:hyperlink>
        </w:p>
        <w:p w14:paraId="634DC885" w14:textId="77777777" w:rsidR="00A35A80" w:rsidRDefault="00A35A80">
          <w:pPr>
            <w:pStyle w:val="TM1"/>
            <w:tabs>
              <w:tab w:val="right" w:leader="dot" w:pos="9350"/>
            </w:tabs>
            <w:rPr>
              <w:noProof/>
            </w:rPr>
          </w:pPr>
          <w:hyperlink w:anchor="_Toc234224509" w:history="1">
            <w:r w:rsidRPr="001B35E1">
              <w:rPr>
                <w:rStyle w:val="Lienhypertexte"/>
                <w:noProof/>
              </w:rPr>
              <w:t>8. Maquettes — Vue du projet</w:t>
            </w:r>
            <w:r>
              <w:rPr>
                <w:noProof/>
              </w:rPr>
              <w:tab/>
            </w:r>
            <w:r>
              <w:rPr>
                <w:noProof/>
              </w:rPr>
              <w:fldChar w:fldCharType="begin"/>
            </w:r>
            <w:r>
              <w:rPr>
                <w:noProof/>
              </w:rPr>
              <w:instrText xml:space="preserve"> PAGEREF _Toc234224509 \h </w:instrText>
            </w:r>
            <w:r>
              <w:rPr>
                <w:noProof/>
              </w:rPr>
            </w:r>
            <w:r>
              <w:rPr>
                <w:noProof/>
              </w:rPr>
              <w:fldChar w:fldCharType="separate"/>
            </w:r>
            <w:r>
              <w:rPr>
                <w:noProof/>
              </w:rPr>
              <w:t>1</w:t>
            </w:r>
            <w:r>
              <w:rPr>
                <w:noProof/>
              </w:rPr>
              <w:fldChar w:fldCharType="end"/>
            </w:r>
          </w:hyperlink>
        </w:p>
        <w:p w14:paraId="3A1280F1" w14:textId="77777777" w:rsidR="00373F91" w:rsidRDefault="00000000">
          <w:r>
            <w:fldChar w:fldCharType="end"/>
          </w:r>
        </w:p>
      </w:sdtContent>
    </w:sdt>
    <w:p w14:paraId="72E9633B" w14:textId="77777777" w:rsidR="00373F91" w:rsidRDefault="00000000">
      <w:r>
        <w:br w:type="page"/>
      </w:r>
    </w:p>
    <w:p w14:paraId="7E90CBC9" w14:textId="77777777" w:rsidR="00373F91" w:rsidRDefault="00000000">
      <w:pPr>
        <w:pStyle w:val="Titre1"/>
      </w:pPr>
      <w:bookmarkStart w:id="0" w:name="_Toc234224490"/>
      <w:r>
        <w:lastRenderedPageBreak/>
        <w:t>1. Objectifs du projet</w:t>
      </w:r>
      <w:bookmarkEnd w:id="0"/>
    </w:p>
    <w:p w14:paraId="13E6D9E1" w14:textId="77777777" w:rsidR="00373F91" w:rsidRDefault="00000000">
      <w:pPr>
        <w:pStyle w:val="Titre2"/>
      </w:pPr>
      <w:bookmarkStart w:id="1" w:name="_Toc234224491"/>
      <w:r>
        <w:t>But principal</w:t>
      </w:r>
      <w:bookmarkEnd w:id="1"/>
    </w:p>
    <w:p w14:paraId="1A4149F5" w14:textId="77777777" w:rsidR="00373F91" w:rsidRDefault="00000000">
      <w:pPr>
        <w:spacing w:after="120" w:line="276" w:lineRule="auto"/>
      </w:pPr>
      <w:r>
        <w:t>Permettre aux utilisateurs de commander facilement des repas auprès de restaurants locaux, de personnaliser leurs commandes, de payer en ligne de façon sécurisée, de suivre la livraison en temps réel et d'évaluer leur expérience après la réception.</w:t>
      </w:r>
    </w:p>
    <w:p w14:paraId="55BEFED7" w14:textId="77777777" w:rsidR="00373F91" w:rsidRDefault="00000000">
      <w:pPr>
        <w:pStyle w:val="Titre2"/>
      </w:pPr>
      <w:bookmarkStart w:id="2" w:name="_Toc234224492"/>
      <w:r>
        <w:t>Utilisateurs visés</w:t>
      </w:r>
      <w:bookmarkEnd w:id="2"/>
    </w:p>
    <w:p w14:paraId="1B4358D9" w14:textId="77777777" w:rsidR="00373F91" w:rsidRDefault="00000000">
      <w:pPr>
        <w:pStyle w:val="Paragraphedeliste"/>
        <w:numPr>
          <w:ilvl w:val="0"/>
          <w:numId w:val="2"/>
        </w:numPr>
        <w:spacing w:after="50" w:line="264" w:lineRule="auto"/>
      </w:pPr>
      <w:r>
        <w:t>Clients — commander, personnaliser, payer, suivre et noter.</w:t>
      </w:r>
    </w:p>
    <w:p w14:paraId="01B42F0A" w14:textId="77777777" w:rsidR="00373F91" w:rsidRDefault="00000000">
      <w:pPr>
        <w:pStyle w:val="Paragraphedeliste"/>
        <w:numPr>
          <w:ilvl w:val="0"/>
          <w:numId w:val="2"/>
        </w:numPr>
        <w:spacing w:after="50" w:line="264" w:lineRule="auto"/>
      </w:pPr>
      <w:r>
        <w:t>Restaurants — gérer leur menu et le statut des commandes.</w:t>
      </w:r>
    </w:p>
    <w:p w14:paraId="787D3A91" w14:textId="77777777" w:rsidR="00373F91" w:rsidRDefault="00000000">
      <w:pPr>
        <w:pStyle w:val="Paragraphedeliste"/>
        <w:numPr>
          <w:ilvl w:val="0"/>
          <w:numId w:val="2"/>
        </w:numPr>
        <w:spacing w:after="50" w:line="264" w:lineRule="auto"/>
      </w:pPr>
      <w:r>
        <w:t>Livreurs — récupérer et livrer les commandes (hors périmètre du MVP).</w:t>
      </w:r>
    </w:p>
    <w:p w14:paraId="773CC5C2" w14:textId="77777777" w:rsidR="00373F91" w:rsidRDefault="00000000">
      <w:pPr>
        <w:pStyle w:val="Paragraphedeliste"/>
        <w:numPr>
          <w:ilvl w:val="0"/>
          <w:numId w:val="2"/>
        </w:numPr>
        <w:spacing w:after="50" w:line="264" w:lineRule="auto"/>
      </w:pPr>
      <w:r>
        <w:t>Administrateurs — gérer les utilisateurs et surveiller la plateforme (hors périmètre du MVP).</w:t>
      </w:r>
    </w:p>
    <w:p w14:paraId="717BA8C5" w14:textId="77777777" w:rsidR="00373F91" w:rsidRDefault="00000000">
      <w:pPr>
        <w:pStyle w:val="Titre2"/>
      </w:pPr>
      <w:bookmarkStart w:id="3" w:name="_Toc234224493"/>
      <w:r>
        <w:t>Contraintes techniques initiales</w:t>
      </w:r>
      <w:bookmarkEnd w:id="3"/>
    </w:p>
    <w:p w14:paraId="3006932A" w14:textId="77777777" w:rsidR="00373F91" w:rsidRDefault="00000000">
      <w:pPr>
        <w:pStyle w:val="Paragraphedeliste"/>
        <w:numPr>
          <w:ilvl w:val="0"/>
          <w:numId w:val="2"/>
        </w:numPr>
        <w:spacing w:after="50" w:line="264" w:lineRule="auto"/>
      </w:pPr>
      <w:r>
        <w:t xml:space="preserve">Frontend mobile : </w:t>
      </w:r>
      <w:proofErr w:type="spellStart"/>
      <w:r>
        <w:t>React</w:t>
      </w:r>
      <w:proofErr w:type="spellEnd"/>
      <w:r>
        <w:t xml:space="preserve"> Native (JavaScript).</w:t>
      </w:r>
    </w:p>
    <w:p w14:paraId="07488701" w14:textId="77777777" w:rsidR="00373F91" w:rsidRDefault="00000000">
      <w:pPr>
        <w:pStyle w:val="Paragraphedeliste"/>
        <w:numPr>
          <w:ilvl w:val="0"/>
          <w:numId w:val="2"/>
        </w:numPr>
        <w:spacing w:after="50" w:line="264" w:lineRule="auto"/>
      </w:pPr>
      <w:r>
        <w:t>Backend : Node.js + Express (API REST).</w:t>
      </w:r>
    </w:p>
    <w:p w14:paraId="046FF58D" w14:textId="77777777" w:rsidR="00373F91" w:rsidRDefault="00000000">
      <w:pPr>
        <w:pStyle w:val="Paragraphedeliste"/>
        <w:numPr>
          <w:ilvl w:val="0"/>
          <w:numId w:val="2"/>
        </w:numPr>
        <w:spacing w:after="50" w:line="264" w:lineRule="auto"/>
      </w:pPr>
      <w:r>
        <w:t>Base de données : MongoDB (NoSQL).</w:t>
      </w:r>
    </w:p>
    <w:p w14:paraId="562BE0F0" w14:textId="77777777" w:rsidR="00373F91" w:rsidRDefault="00000000">
      <w:pPr>
        <w:pStyle w:val="Paragraphedeliste"/>
        <w:numPr>
          <w:ilvl w:val="0"/>
          <w:numId w:val="2"/>
        </w:numPr>
        <w:spacing w:after="50" w:line="264" w:lineRule="auto"/>
      </w:pPr>
      <w:r>
        <w:t xml:space="preserve">Temps réel : Socket.IO. Paiement : Stripe (mode test). Sécurité : JWT + </w:t>
      </w:r>
      <w:proofErr w:type="spellStart"/>
      <w:r>
        <w:t>bcrypt</w:t>
      </w:r>
      <w:proofErr w:type="spellEnd"/>
      <w:r>
        <w:t>.</w:t>
      </w:r>
    </w:p>
    <w:p w14:paraId="6C61324C" w14:textId="77777777" w:rsidR="00373F91" w:rsidRDefault="00000000">
      <w:pPr>
        <w:pStyle w:val="Paragraphedeliste"/>
        <w:numPr>
          <w:ilvl w:val="0"/>
          <w:numId w:val="2"/>
        </w:numPr>
        <w:spacing w:after="50" w:line="264" w:lineRule="auto"/>
      </w:pPr>
      <w:r>
        <w:t>Compatibilité : appareils Android et iOS à partir d'une seule base de code.</w:t>
      </w:r>
    </w:p>
    <w:p w14:paraId="67D38904" w14:textId="77777777" w:rsidR="00373F91" w:rsidRDefault="00000000">
      <w:pPr>
        <w:pStyle w:val="Titre1"/>
      </w:pPr>
      <w:bookmarkStart w:id="4" w:name="_Toc234224494"/>
      <w:r>
        <w:t>2. Périmètre du projet (MVP)</w:t>
      </w:r>
      <w:bookmarkEnd w:id="4"/>
    </w:p>
    <w:p w14:paraId="393C3E96" w14:textId="77777777" w:rsidR="00373F91" w:rsidRDefault="00000000">
      <w:pPr>
        <w:pStyle w:val="Titre2"/>
      </w:pPr>
      <w:bookmarkStart w:id="5" w:name="_Toc234224495"/>
      <w:r>
        <w:t>Inclus dans la V1</w:t>
      </w:r>
      <w:bookmarkEnd w:id="5"/>
    </w:p>
    <w:p w14:paraId="5739DC0E" w14:textId="77777777" w:rsidR="00373F91" w:rsidRDefault="00000000">
      <w:pPr>
        <w:pStyle w:val="Paragraphedeliste"/>
        <w:numPr>
          <w:ilvl w:val="0"/>
          <w:numId w:val="2"/>
        </w:numPr>
        <w:spacing w:after="50" w:line="264" w:lineRule="auto"/>
      </w:pPr>
      <w:r>
        <w:t>Inscription, connexion et gestion du profil (authentification sécurisée).</w:t>
      </w:r>
    </w:p>
    <w:p w14:paraId="61BBDD93" w14:textId="77777777" w:rsidR="00373F91" w:rsidRDefault="00000000">
      <w:pPr>
        <w:pStyle w:val="Paragraphedeliste"/>
        <w:numPr>
          <w:ilvl w:val="0"/>
          <w:numId w:val="2"/>
        </w:numPr>
        <w:spacing w:after="50" w:line="264" w:lineRule="auto"/>
      </w:pPr>
      <w:r>
        <w:t>Menu interactif : parcourir les restaurants et les plats, personnaliser un plat.</w:t>
      </w:r>
    </w:p>
    <w:p w14:paraId="7F303E18" w14:textId="77777777" w:rsidR="00373F91" w:rsidRDefault="00000000">
      <w:pPr>
        <w:pStyle w:val="Paragraphedeliste"/>
        <w:numPr>
          <w:ilvl w:val="0"/>
          <w:numId w:val="2"/>
        </w:numPr>
        <w:spacing w:after="50" w:line="264" w:lineRule="auto"/>
      </w:pPr>
      <w:r>
        <w:t>Panier et passage de commande.</w:t>
      </w:r>
    </w:p>
    <w:p w14:paraId="78CB1BEC" w14:textId="77777777" w:rsidR="00373F91" w:rsidRDefault="00000000">
      <w:pPr>
        <w:pStyle w:val="Paragraphedeliste"/>
        <w:numPr>
          <w:ilvl w:val="0"/>
          <w:numId w:val="2"/>
        </w:numPr>
        <w:spacing w:after="50" w:line="264" w:lineRule="auto"/>
      </w:pPr>
      <w:r>
        <w:t>Paiement en ligne (Stripe, mode test).</w:t>
      </w:r>
    </w:p>
    <w:p w14:paraId="22FB1AA8" w14:textId="77777777" w:rsidR="00373F91" w:rsidRDefault="00000000">
      <w:pPr>
        <w:pStyle w:val="Paragraphedeliste"/>
        <w:numPr>
          <w:ilvl w:val="0"/>
          <w:numId w:val="2"/>
        </w:numPr>
        <w:spacing w:after="50" w:line="264" w:lineRule="auto"/>
      </w:pPr>
      <w:r>
        <w:t>Suivi de la commande en temps réel (préparation → en route → livrée).</w:t>
      </w:r>
    </w:p>
    <w:p w14:paraId="163A647E" w14:textId="77777777" w:rsidR="00373F91" w:rsidRDefault="00000000">
      <w:pPr>
        <w:pStyle w:val="Paragraphedeliste"/>
        <w:numPr>
          <w:ilvl w:val="0"/>
          <w:numId w:val="2"/>
        </w:numPr>
        <w:spacing w:after="50" w:line="264" w:lineRule="auto"/>
      </w:pPr>
      <w:r>
        <w:t>Notation des restaurants après livraison.</w:t>
      </w:r>
    </w:p>
    <w:p w14:paraId="592DF7DC" w14:textId="77777777" w:rsidR="00373F91" w:rsidRDefault="00000000">
      <w:pPr>
        <w:pStyle w:val="Titre2"/>
      </w:pPr>
      <w:bookmarkStart w:id="6" w:name="_Toc234224496"/>
      <w:r>
        <w:t>Exclus de la V1</w:t>
      </w:r>
      <w:bookmarkEnd w:id="6"/>
    </w:p>
    <w:p w14:paraId="538A94B4" w14:textId="77777777" w:rsidR="00373F91" w:rsidRDefault="00000000">
      <w:pPr>
        <w:pStyle w:val="Paragraphedeliste"/>
        <w:numPr>
          <w:ilvl w:val="0"/>
          <w:numId w:val="2"/>
        </w:numPr>
        <w:spacing w:after="50" w:line="264" w:lineRule="auto"/>
      </w:pPr>
      <w:r>
        <w:t>Application livreur dédiée et tableau de bord administrateur complet.</w:t>
      </w:r>
    </w:p>
    <w:p w14:paraId="067798CF" w14:textId="77777777" w:rsidR="00373F91" w:rsidRDefault="00000000">
      <w:pPr>
        <w:pStyle w:val="Paragraphedeliste"/>
        <w:numPr>
          <w:ilvl w:val="0"/>
          <w:numId w:val="2"/>
        </w:numPr>
        <w:spacing w:after="50" w:line="264" w:lineRule="auto"/>
      </w:pPr>
      <w:r>
        <w:t>Chat et appel entre client et livreur.</w:t>
      </w:r>
    </w:p>
    <w:p w14:paraId="352DE164" w14:textId="77777777" w:rsidR="00373F91" w:rsidRDefault="00000000">
      <w:pPr>
        <w:pStyle w:val="Paragraphedeliste"/>
        <w:numPr>
          <w:ilvl w:val="0"/>
          <w:numId w:val="2"/>
        </w:numPr>
        <w:spacing w:after="50" w:line="264" w:lineRule="auto"/>
      </w:pPr>
      <w:r>
        <w:t>Gestion des pourboires et vérification d'identité des livreurs.</w:t>
      </w:r>
    </w:p>
    <w:p w14:paraId="3C2C88E7" w14:textId="77777777" w:rsidR="00373F91" w:rsidRDefault="00000000">
      <w:pPr>
        <w:pStyle w:val="Paragraphedeliste"/>
        <w:numPr>
          <w:ilvl w:val="0"/>
          <w:numId w:val="2"/>
        </w:numPr>
        <w:spacing w:after="50" w:line="264" w:lineRule="auto"/>
      </w:pPr>
      <w:r>
        <w:t>Statistiques avancées de plateforme et modération.</w:t>
      </w:r>
    </w:p>
    <w:p w14:paraId="138CDC03" w14:textId="77777777" w:rsidR="00373F91" w:rsidRDefault="00000000">
      <w:pPr>
        <w:pStyle w:val="Titre1"/>
      </w:pPr>
      <w:bookmarkStart w:id="7" w:name="_Toc234224497"/>
      <w:r>
        <w:t xml:space="preserve">3. </w:t>
      </w:r>
      <w:proofErr w:type="spellStart"/>
      <w:r>
        <w:t>Personas</w:t>
      </w:r>
      <w:proofErr w:type="spellEnd"/>
      <w:r>
        <w:t xml:space="preserve"> et parcours utilisateur</w:t>
      </w:r>
      <w:bookmarkEnd w:id="7"/>
    </w:p>
    <w:p w14:paraId="1DE12D9E" w14:textId="77777777" w:rsidR="00373F91" w:rsidRDefault="00000000">
      <w:pPr>
        <w:pStyle w:val="Titre2"/>
      </w:pPr>
      <w:bookmarkStart w:id="8" w:name="_Toc234224498"/>
      <w:r>
        <w:t>Persona 1 — Le client</w:t>
      </w:r>
      <w:bookmarkEnd w:id="8"/>
    </w:p>
    <w:p w14:paraId="629FC7A9" w14:textId="77777777" w:rsidR="00373F91" w:rsidRDefault="00000000">
      <w:pPr>
        <w:spacing w:after="120" w:line="276" w:lineRule="auto"/>
      </w:pPr>
      <w:r>
        <w:rPr>
          <w:b/>
          <w:bCs/>
        </w:rPr>
        <w:t xml:space="preserve">Nom : </w:t>
      </w:r>
      <w:r>
        <w:t>Marc Tremblay, 27 ans, étudiant universitaire.</w:t>
      </w:r>
    </w:p>
    <w:p w14:paraId="26BB8041" w14:textId="77777777" w:rsidR="00373F91" w:rsidRDefault="00000000">
      <w:pPr>
        <w:spacing w:after="120" w:line="276" w:lineRule="auto"/>
      </w:pPr>
      <w:r>
        <w:rPr>
          <w:b/>
          <w:bCs/>
        </w:rPr>
        <w:lastRenderedPageBreak/>
        <w:t xml:space="preserve">Objectif : </w:t>
      </w:r>
      <w:r>
        <w:t>commander rapidement un repas entre deux cours, payer en ligne et suivre la livraison sans avoir à téléphoner.</w:t>
      </w:r>
    </w:p>
    <w:p w14:paraId="0233F9A3" w14:textId="77777777" w:rsidR="00373F91" w:rsidRDefault="00000000">
      <w:pPr>
        <w:spacing w:after="120" w:line="276" w:lineRule="auto"/>
      </w:pPr>
      <w:r>
        <w:rPr>
          <w:b/>
          <w:bCs/>
        </w:rPr>
        <w:t xml:space="preserve">Problème : </w:t>
      </w:r>
      <w:r>
        <w:t>il manque de temps pour cuisiner et veut une application simple, rapide et fiable pour se faire livrer.</w:t>
      </w:r>
    </w:p>
    <w:p w14:paraId="1EFC8249" w14:textId="77777777" w:rsidR="00373F91" w:rsidRDefault="00000000">
      <w:pPr>
        <w:pStyle w:val="Titre2"/>
      </w:pPr>
      <w:bookmarkStart w:id="9" w:name="_Toc234224499"/>
      <w:r>
        <w:t>Parcours utilisateur — Passer une commande</w:t>
      </w:r>
      <w:bookmarkEnd w:id="9"/>
    </w:p>
    <w:p w14:paraId="581EFA78" w14:textId="77777777" w:rsidR="00373F91" w:rsidRDefault="00000000">
      <w:pPr>
        <w:pStyle w:val="Paragraphedeliste"/>
        <w:numPr>
          <w:ilvl w:val="0"/>
          <w:numId w:val="3"/>
        </w:numPr>
        <w:spacing w:after="50" w:line="264" w:lineRule="auto"/>
      </w:pPr>
      <w:r>
        <w:t>Marc se connecte à son compte client.</w:t>
      </w:r>
    </w:p>
    <w:p w14:paraId="377BB72B" w14:textId="77777777" w:rsidR="00373F91" w:rsidRDefault="00000000">
      <w:pPr>
        <w:pStyle w:val="Paragraphedeliste"/>
        <w:numPr>
          <w:ilvl w:val="0"/>
          <w:numId w:val="3"/>
        </w:numPr>
        <w:spacing w:after="50" w:line="264" w:lineRule="auto"/>
      </w:pPr>
      <w:r>
        <w:t>Il recherche un restaurant proche et le sélectionne.</w:t>
      </w:r>
    </w:p>
    <w:p w14:paraId="202EC3D7" w14:textId="77777777" w:rsidR="00373F91" w:rsidRDefault="00000000">
      <w:pPr>
        <w:pStyle w:val="Paragraphedeliste"/>
        <w:numPr>
          <w:ilvl w:val="0"/>
          <w:numId w:val="3"/>
        </w:numPr>
        <w:spacing w:after="50" w:line="264" w:lineRule="auto"/>
      </w:pPr>
      <w:r>
        <w:t>Il parcourt le menu et personnalise un plat (taille, suppléments).</w:t>
      </w:r>
    </w:p>
    <w:p w14:paraId="3D1BD311" w14:textId="77777777" w:rsidR="00373F91" w:rsidRDefault="00000000">
      <w:pPr>
        <w:pStyle w:val="Paragraphedeliste"/>
        <w:numPr>
          <w:ilvl w:val="0"/>
          <w:numId w:val="3"/>
        </w:numPr>
        <w:spacing w:after="50" w:line="264" w:lineRule="auto"/>
      </w:pPr>
      <w:r>
        <w:t>Il ajoute les plats au panier ; le total (taxes + livraison) se calcule automatiquement.</w:t>
      </w:r>
    </w:p>
    <w:p w14:paraId="6F7D0359" w14:textId="77777777" w:rsidR="00373F91" w:rsidRDefault="00000000">
      <w:pPr>
        <w:pStyle w:val="Paragraphedeliste"/>
        <w:numPr>
          <w:ilvl w:val="0"/>
          <w:numId w:val="3"/>
        </w:numPr>
        <w:spacing w:after="50" w:line="264" w:lineRule="auto"/>
      </w:pPr>
      <w:r>
        <w:t>Il passe la commande et paie en ligne (Stripe, mode test).</w:t>
      </w:r>
    </w:p>
    <w:p w14:paraId="29F654CF" w14:textId="77777777" w:rsidR="00373F91" w:rsidRDefault="00000000">
      <w:pPr>
        <w:pStyle w:val="Paragraphedeliste"/>
        <w:numPr>
          <w:ilvl w:val="0"/>
          <w:numId w:val="3"/>
        </w:numPr>
        <w:spacing w:after="50" w:line="264" w:lineRule="auto"/>
      </w:pPr>
      <w:r>
        <w:t>Il suit le statut de sa commande en temps réel jusqu'à la livraison.</w:t>
      </w:r>
    </w:p>
    <w:p w14:paraId="6A205D31" w14:textId="77777777" w:rsidR="00373F91" w:rsidRDefault="00000000">
      <w:pPr>
        <w:pStyle w:val="Paragraphedeliste"/>
        <w:numPr>
          <w:ilvl w:val="0"/>
          <w:numId w:val="3"/>
        </w:numPr>
        <w:spacing w:after="50" w:line="264" w:lineRule="auto"/>
      </w:pPr>
      <w:r>
        <w:t>Après réception, il attribue une note et un commentaire au restaurant.</w:t>
      </w:r>
    </w:p>
    <w:p w14:paraId="76A41264" w14:textId="77777777" w:rsidR="00373F91" w:rsidRDefault="00000000">
      <w:r>
        <w:br w:type="page"/>
      </w:r>
    </w:p>
    <w:p w14:paraId="0F626E42" w14:textId="77777777" w:rsidR="00373F91" w:rsidRDefault="00000000">
      <w:pPr>
        <w:pStyle w:val="Titre1"/>
      </w:pPr>
      <w:bookmarkStart w:id="10" w:name="_Toc234224500"/>
      <w:r>
        <w:lastRenderedPageBreak/>
        <w:t>4. Fonctionnalités (</w:t>
      </w:r>
      <w:proofErr w:type="spellStart"/>
      <w:r>
        <w:t>Backlog</w:t>
      </w:r>
      <w:proofErr w:type="spellEnd"/>
      <w:r>
        <w:t xml:space="preserve"> produit)</w:t>
      </w:r>
      <w:bookmarkEnd w:id="10"/>
    </w:p>
    <w:p w14:paraId="4E2C8B0E" w14:textId="77777777" w:rsidR="00373F91" w:rsidRDefault="00000000">
      <w:pPr>
        <w:spacing w:after="120" w:line="276" w:lineRule="auto"/>
      </w:pPr>
      <w:r>
        <w:t xml:space="preserve">Le tableau ci-dessous présente le </w:t>
      </w:r>
      <w:proofErr w:type="spellStart"/>
      <w:r>
        <w:t>backlog</w:t>
      </w:r>
      <w:proofErr w:type="spellEnd"/>
      <w:r>
        <w:t xml:space="preserve"> produit. L'état reflète l'avancement à la fin du Sprint 1, dont l'objectif était la mise en place des fondations et de l'authentification.</w:t>
      </w:r>
    </w:p>
    <w:p w14:paraId="1DDF70F4" w14:textId="77777777" w:rsidR="00373F91" w:rsidRDefault="00373F9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1"/>
        <w:gridCol w:w="4143"/>
        <w:gridCol w:w="1194"/>
        <w:gridCol w:w="2142"/>
        <w:gridCol w:w="900"/>
      </w:tblGrid>
      <w:tr w:rsidR="00373F91" w14:paraId="6F48F661"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E5F8A"/>
            <w:tcMar>
              <w:top w:w="50" w:type="dxa"/>
              <w:left w:w="90" w:type="dxa"/>
              <w:bottom w:w="50" w:type="dxa"/>
              <w:right w:w="90" w:type="dxa"/>
            </w:tcMar>
            <w:vAlign w:val="center"/>
          </w:tcPr>
          <w:p w14:paraId="1FFD0474" w14:textId="77777777" w:rsidR="00373F91" w:rsidRDefault="00000000">
            <w:pPr>
              <w:spacing w:line="248" w:lineRule="auto"/>
            </w:pPr>
            <w:r>
              <w:rPr>
                <w:b/>
                <w:bCs/>
                <w:color w:val="FFFFFF"/>
                <w:sz w:val="18"/>
                <w:szCs w:val="18"/>
              </w:rPr>
              <w:t>ID</w:t>
            </w:r>
          </w:p>
        </w:tc>
        <w:tc>
          <w:tcPr>
            <w:tcW w:w="4200" w:type="dxa"/>
            <w:tcBorders>
              <w:top w:val="single" w:sz="1" w:space="0" w:color="CCCCCC"/>
              <w:left w:val="single" w:sz="1" w:space="0" w:color="CCCCCC"/>
              <w:bottom w:val="single" w:sz="1" w:space="0" w:color="CCCCCC"/>
              <w:right w:val="single" w:sz="1" w:space="0" w:color="CCCCCC"/>
            </w:tcBorders>
            <w:shd w:val="clear" w:color="auto" w:fill="2E5F8A"/>
            <w:tcMar>
              <w:top w:w="50" w:type="dxa"/>
              <w:left w:w="90" w:type="dxa"/>
              <w:bottom w:w="50" w:type="dxa"/>
              <w:right w:w="90" w:type="dxa"/>
            </w:tcMar>
            <w:vAlign w:val="center"/>
          </w:tcPr>
          <w:p w14:paraId="48A09861" w14:textId="77777777" w:rsidR="00373F91" w:rsidRDefault="00000000">
            <w:pPr>
              <w:spacing w:line="248" w:lineRule="auto"/>
            </w:pPr>
            <w:r>
              <w:rPr>
                <w:b/>
                <w:bCs/>
                <w:color w:val="FFFFFF"/>
                <w:sz w:val="18"/>
                <w:szCs w:val="18"/>
              </w:rPr>
              <w:t>User Story</w:t>
            </w:r>
          </w:p>
        </w:tc>
        <w:tc>
          <w:tcPr>
            <w:tcW w:w="1200" w:type="dxa"/>
            <w:tcBorders>
              <w:top w:val="single" w:sz="1" w:space="0" w:color="CCCCCC"/>
              <w:left w:val="single" w:sz="1" w:space="0" w:color="CCCCCC"/>
              <w:bottom w:val="single" w:sz="1" w:space="0" w:color="CCCCCC"/>
              <w:right w:val="single" w:sz="1" w:space="0" w:color="CCCCCC"/>
            </w:tcBorders>
            <w:shd w:val="clear" w:color="auto" w:fill="2E5F8A"/>
            <w:tcMar>
              <w:top w:w="50" w:type="dxa"/>
              <w:left w:w="90" w:type="dxa"/>
              <w:bottom w:w="50" w:type="dxa"/>
              <w:right w:w="90" w:type="dxa"/>
            </w:tcMar>
            <w:vAlign w:val="center"/>
          </w:tcPr>
          <w:p w14:paraId="54028A98" w14:textId="77777777" w:rsidR="00373F91" w:rsidRDefault="00000000">
            <w:pPr>
              <w:spacing w:line="248" w:lineRule="auto"/>
            </w:pPr>
            <w:r>
              <w:rPr>
                <w:b/>
                <w:bCs/>
                <w:color w:val="FFFFFF"/>
                <w:sz w:val="18"/>
                <w:szCs w:val="18"/>
              </w:rPr>
              <w:t>Priorité</w:t>
            </w:r>
          </w:p>
        </w:tc>
        <w:tc>
          <w:tcPr>
            <w:tcW w:w="2160" w:type="dxa"/>
            <w:tcBorders>
              <w:top w:val="single" w:sz="1" w:space="0" w:color="CCCCCC"/>
              <w:left w:val="single" w:sz="1" w:space="0" w:color="CCCCCC"/>
              <w:bottom w:val="single" w:sz="1" w:space="0" w:color="CCCCCC"/>
              <w:right w:val="single" w:sz="1" w:space="0" w:color="CCCCCC"/>
            </w:tcBorders>
            <w:shd w:val="clear" w:color="auto" w:fill="2E5F8A"/>
            <w:tcMar>
              <w:top w:w="50" w:type="dxa"/>
              <w:left w:w="90" w:type="dxa"/>
              <w:bottom w:w="50" w:type="dxa"/>
              <w:right w:w="90" w:type="dxa"/>
            </w:tcMar>
            <w:vAlign w:val="center"/>
          </w:tcPr>
          <w:p w14:paraId="008BBC65" w14:textId="77777777" w:rsidR="00373F91" w:rsidRDefault="00000000">
            <w:pPr>
              <w:spacing w:line="248" w:lineRule="auto"/>
            </w:pPr>
            <w:r>
              <w:rPr>
                <w:b/>
                <w:bCs/>
                <w:color w:val="FFFFFF"/>
                <w:sz w:val="18"/>
                <w:szCs w:val="18"/>
              </w:rPr>
              <w:t>Critère d'acceptation</w:t>
            </w:r>
          </w:p>
        </w:tc>
        <w:tc>
          <w:tcPr>
            <w:tcW w:w="900" w:type="dxa"/>
            <w:tcBorders>
              <w:top w:val="single" w:sz="1" w:space="0" w:color="CCCCCC"/>
              <w:left w:val="single" w:sz="1" w:space="0" w:color="CCCCCC"/>
              <w:bottom w:val="single" w:sz="1" w:space="0" w:color="CCCCCC"/>
              <w:right w:val="single" w:sz="1" w:space="0" w:color="CCCCCC"/>
            </w:tcBorders>
            <w:shd w:val="clear" w:color="auto" w:fill="2E5F8A"/>
            <w:tcMar>
              <w:top w:w="50" w:type="dxa"/>
              <w:left w:w="90" w:type="dxa"/>
              <w:bottom w:w="50" w:type="dxa"/>
              <w:right w:w="90" w:type="dxa"/>
            </w:tcMar>
            <w:vAlign w:val="center"/>
          </w:tcPr>
          <w:p w14:paraId="0BC713A2" w14:textId="77777777" w:rsidR="00373F91" w:rsidRDefault="00000000">
            <w:pPr>
              <w:spacing w:line="248" w:lineRule="auto"/>
            </w:pPr>
            <w:r>
              <w:rPr>
                <w:b/>
                <w:bCs/>
                <w:color w:val="FFFFFF"/>
                <w:sz w:val="18"/>
                <w:szCs w:val="18"/>
              </w:rPr>
              <w:t>État</w:t>
            </w:r>
          </w:p>
        </w:tc>
      </w:tr>
      <w:tr w:rsidR="00373F91" w14:paraId="4EB2960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D20EC59" w14:textId="42E8F44C" w:rsidR="00373F91" w:rsidRDefault="00000000">
            <w:pPr>
              <w:spacing w:line="248" w:lineRule="auto"/>
            </w:pPr>
            <w:del w:id="11" w:author="ARCHANGE GUIMDO" w:date="2026-07-06T10:06:00Z" w16du:dateUtc="2026-07-06T14:06:00Z">
              <w:r w:rsidDel="00A35A80">
                <w:rPr>
                  <w:color w:val="000000"/>
                  <w:sz w:val="18"/>
                  <w:szCs w:val="18"/>
                </w:rPr>
                <w:delText>RE</w:delText>
              </w:r>
            </w:del>
            <w:ins w:id="12" w:author="ARCHANGE GUIMDO" w:date="2026-07-06T10:06:00Z" w16du:dateUtc="2026-07-06T14:06:00Z">
              <w:r w:rsidR="00A35A80">
                <w:rPr>
                  <w:color w:val="000000"/>
                  <w:sz w:val="18"/>
                  <w:szCs w:val="18"/>
                </w:rPr>
                <w:t>MEAL</w:t>
              </w:r>
            </w:ins>
            <w:r>
              <w:rPr>
                <w:color w:val="000000"/>
                <w:sz w:val="18"/>
                <w:szCs w:val="18"/>
              </w:rPr>
              <w:t>-01</w:t>
            </w:r>
          </w:p>
        </w:tc>
        <w:tc>
          <w:tcPr>
            <w:tcW w:w="4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317F35D" w14:textId="77777777" w:rsidR="00373F91" w:rsidRDefault="00000000">
            <w:pPr>
              <w:spacing w:line="248" w:lineRule="auto"/>
            </w:pPr>
            <w:r>
              <w:rPr>
                <w:color w:val="000000"/>
                <w:sz w:val="18"/>
                <w:szCs w:val="18"/>
              </w:rPr>
              <w:t>En tant qu'utilisateur, je veux créer un compte afin d'accéder à la plateforme.</w:t>
            </w:r>
          </w:p>
        </w:tc>
        <w:tc>
          <w:tcPr>
            <w:tcW w:w="1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8E0193D" w14:textId="77777777" w:rsidR="00373F91" w:rsidRDefault="00000000">
            <w:pPr>
              <w:spacing w:line="248" w:lineRule="auto"/>
            </w:pPr>
            <w:r>
              <w:rPr>
                <w:color w:val="000000"/>
                <w:sz w:val="18"/>
                <w:szCs w:val="18"/>
              </w:rPr>
              <w:t>Haute</w:t>
            </w:r>
          </w:p>
        </w:tc>
        <w:tc>
          <w:tcPr>
            <w:tcW w:w="2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8352CED" w14:textId="77777777" w:rsidR="00373F91" w:rsidRDefault="00000000">
            <w:pPr>
              <w:spacing w:line="248" w:lineRule="auto"/>
            </w:pPr>
            <w:r>
              <w:rPr>
                <w:color w:val="000000"/>
                <w:sz w:val="18"/>
                <w:szCs w:val="18"/>
              </w:rPr>
              <w:t>Compte créé avec courriel unique et mot de passe haché.</w:t>
            </w:r>
          </w:p>
        </w:tc>
        <w:tc>
          <w:tcPr>
            <w:tcW w:w="9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B094BED" w14:textId="77777777" w:rsidR="00373F91" w:rsidRDefault="00000000">
            <w:pPr>
              <w:spacing w:line="248" w:lineRule="auto"/>
            </w:pPr>
            <w:r>
              <w:rPr>
                <w:b/>
                <w:bCs/>
                <w:color w:val="2E7D32"/>
                <w:sz w:val="18"/>
                <w:szCs w:val="18"/>
              </w:rPr>
              <w:t>Terminé</w:t>
            </w:r>
          </w:p>
        </w:tc>
      </w:tr>
      <w:tr w:rsidR="00373F91" w14:paraId="08024DA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343300C2" w14:textId="5B2DF9E9" w:rsidR="00373F91" w:rsidRDefault="00000000">
            <w:pPr>
              <w:spacing w:line="248" w:lineRule="auto"/>
            </w:pPr>
            <w:del w:id="13" w:author="ARCHANGE GUIMDO" w:date="2026-07-06T10:06:00Z" w16du:dateUtc="2026-07-06T14:06:00Z">
              <w:r w:rsidDel="00A35A80">
                <w:rPr>
                  <w:color w:val="000000"/>
                  <w:sz w:val="18"/>
                  <w:szCs w:val="18"/>
                </w:rPr>
                <w:delText>RE</w:delText>
              </w:r>
            </w:del>
            <w:ins w:id="14" w:author="ARCHANGE GUIMDO" w:date="2026-07-06T10:06:00Z" w16du:dateUtc="2026-07-06T14:06:00Z">
              <w:r w:rsidR="00A35A80">
                <w:rPr>
                  <w:color w:val="000000"/>
                  <w:sz w:val="18"/>
                  <w:szCs w:val="18"/>
                </w:rPr>
                <w:t>MEAL</w:t>
              </w:r>
            </w:ins>
            <w:r>
              <w:rPr>
                <w:color w:val="000000"/>
                <w:sz w:val="18"/>
                <w:szCs w:val="18"/>
              </w:rPr>
              <w:t>-02</w:t>
            </w:r>
          </w:p>
        </w:tc>
        <w:tc>
          <w:tcPr>
            <w:tcW w:w="42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23B0E75F" w14:textId="77777777" w:rsidR="00373F91" w:rsidRDefault="00000000">
            <w:pPr>
              <w:spacing w:line="248" w:lineRule="auto"/>
            </w:pPr>
            <w:r>
              <w:rPr>
                <w:color w:val="000000"/>
                <w:sz w:val="18"/>
                <w:szCs w:val="18"/>
              </w:rPr>
              <w:t>En tant qu'utilisateur, je veux me connecter afin d'accéder à mon tableau de bord.</w:t>
            </w:r>
          </w:p>
        </w:tc>
        <w:tc>
          <w:tcPr>
            <w:tcW w:w="12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54A8F9A2" w14:textId="77777777" w:rsidR="00373F91" w:rsidRDefault="00000000">
            <w:pPr>
              <w:spacing w:line="248" w:lineRule="auto"/>
            </w:pPr>
            <w:r>
              <w:rPr>
                <w:color w:val="000000"/>
                <w:sz w:val="18"/>
                <w:szCs w:val="18"/>
              </w:rPr>
              <w:t>Haute</w:t>
            </w:r>
          </w:p>
        </w:tc>
        <w:tc>
          <w:tcPr>
            <w:tcW w:w="216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717D98AF" w14:textId="77777777" w:rsidR="00373F91" w:rsidRDefault="00000000">
            <w:pPr>
              <w:spacing w:line="248" w:lineRule="auto"/>
            </w:pPr>
            <w:r>
              <w:rPr>
                <w:color w:val="000000"/>
                <w:sz w:val="18"/>
                <w:szCs w:val="18"/>
              </w:rPr>
              <w:t>Connexion validée, jeton JWT émis, redirection.</w:t>
            </w:r>
          </w:p>
        </w:tc>
        <w:tc>
          <w:tcPr>
            <w:tcW w:w="9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7A5773CC" w14:textId="77777777" w:rsidR="00373F91" w:rsidRDefault="00000000">
            <w:pPr>
              <w:spacing w:line="248" w:lineRule="auto"/>
            </w:pPr>
            <w:r>
              <w:rPr>
                <w:b/>
                <w:bCs/>
                <w:color w:val="2E7D32"/>
                <w:sz w:val="18"/>
                <w:szCs w:val="18"/>
              </w:rPr>
              <w:t>Terminé</w:t>
            </w:r>
          </w:p>
        </w:tc>
      </w:tr>
      <w:tr w:rsidR="00373F91" w14:paraId="4AEFEBD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B68B7FC" w14:textId="2CC44053" w:rsidR="00373F91" w:rsidRDefault="00000000">
            <w:pPr>
              <w:spacing w:line="248" w:lineRule="auto"/>
            </w:pPr>
            <w:del w:id="15" w:author="ARCHANGE GUIMDO" w:date="2026-07-06T10:06:00Z" w16du:dateUtc="2026-07-06T14:06:00Z">
              <w:r w:rsidDel="00A35A80">
                <w:rPr>
                  <w:color w:val="000000"/>
                  <w:sz w:val="18"/>
                  <w:szCs w:val="18"/>
                </w:rPr>
                <w:delText>RE</w:delText>
              </w:r>
            </w:del>
            <w:ins w:id="16" w:author="ARCHANGE GUIMDO" w:date="2026-07-06T10:06:00Z" w16du:dateUtc="2026-07-06T14:06:00Z">
              <w:r w:rsidR="00A35A80">
                <w:rPr>
                  <w:color w:val="000000"/>
                  <w:sz w:val="18"/>
                  <w:szCs w:val="18"/>
                </w:rPr>
                <w:t>M</w:t>
              </w:r>
            </w:ins>
            <w:ins w:id="17" w:author="ARCHANGE GUIMDO" w:date="2026-07-06T10:07:00Z" w16du:dateUtc="2026-07-06T14:07:00Z">
              <w:r w:rsidR="00A35A80">
                <w:rPr>
                  <w:color w:val="000000"/>
                  <w:sz w:val="18"/>
                  <w:szCs w:val="18"/>
                </w:rPr>
                <w:t>EAL</w:t>
              </w:r>
            </w:ins>
            <w:r>
              <w:rPr>
                <w:color w:val="000000"/>
                <w:sz w:val="18"/>
                <w:szCs w:val="18"/>
              </w:rPr>
              <w:t>-03</w:t>
            </w:r>
          </w:p>
        </w:tc>
        <w:tc>
          <w:tcPr>
            <w:tcW w:w="4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B67159D" w14:textId="77777777" w:rsidR="00373F91" w:rsidRDefault="00000000">
            <w:pPr>
              <w:spacing w:line="248" w:lineRule="auto"/>
            </w:pPr>
            <w:r>
              <w:rPr>
                <w:color w:val="000000"/>
                <w:sz w:val="18"/>
                <w:szCs w:val="18"/>
              </w:rPr>
              <w:t>En tant qu'utilisateur, je veux me déconnecter de façon sécurisée.</w:t>
            </w:r>
          </w:p>
        </w:tc>
        <w:tc>
          <w:tcPr>
            <w:tcW w:w="1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CB5046D" w14:textId="77777777" w:rsidR="00373F91" w:rsidRDefault="00000000">
            <w:pPr>
              <w:spacing w:line="248" w:lineRule="auto"/>
            </w:pPr>
            <w:r>
              <w:rPr>
                <w:color w:val="000000"/>
                <w:sz w:val="18"/>
                <w:szCs w:val="18"/>
              </w:rPr>
              <w:t>Haute</w:t>
            </w:r>
          </w:p>
        </w:tc>
        <w:tc>
          <w:tcPr>
            <w:tcW w:w="2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7777BA6" w14:textId="77777777" w:rsidR="00373F91" w:rsidRDefault="00000000">
            <w:pPr>
              <w:spacing w:line="248" w:lineRule="auto"/>
            </w:pPr>
            <w:r>
              <w:rPr>
                <w:color w:val="000000"/>
                <w:sz w:val="18"/>
                <w:szCs w:val="18"/>
              </w:rPr>
              <w:t>Session/jeton invalidé côté client.</w:t>
            </w:r>
          </w:p>
        </w:tc>
        <w:tc>
          <w:tcPr>
            <w:tcW w:w="9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DCF7607" w14:textId="77777777" w:rsidR="00373F91" w:rsidRDefault="00000000">
            <w:pPr>
              <w:spacing w:line="248" w:lineRule="auto"/>
            </w:pPr>
            <w:r>
              <w:rPr>
                <w:b/>
                <w:bCs/>
                <w:color w:val="2E7D32"/>
                <w:sz w:val="18"/>
                <w:szCs w:val="18"/>
              </w:rPr>
              <w:t>Terminé</w:t>
            </w:r>
          </w:p>
        </w:tc>
      </w:tr>
      <w:tr w:rsidR="00373F91" w14:paraId="62D38D6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71389144" w14:textId="2880E168" w:rsidR="00373F91" w:rsidRDefault="00000000">
            <w:pPr>
              <w:spacing w:line="248" w:lineRule="auto"/>
            </w:pPr>
            <w:del w:id="18" w:author="ARCHANGE GUIMDO" w:date="2026-07-06T10:07:00Z" w16du:dateUtc="2026-07-06T14:07:00Z">
              <w:r w:rsidDel="00A35A80">
                <w:rPr>
                  <w:color w:val="000000"/>
                  <w:sz w:val="18"/>
                  <w:szCs w:val="18"/>
                </w:rPr>
                <w:delText>RE</w:delText>
              </w:r>
            </w:del>
            <w:ins w:id="19" w:author="ARCHANGE GUIMDO" w:date="2026-07-06T10:07:00Z" w16du:dateUtc="2026-07-06T14:07:00Z">
              <w:r w:rsidR="00A35A80">
                <w:rPr>
                  <w:color w:val="000000"/>
                  <w:sz w:val="18"/>
                  <w:szCs w:val="18"/>
                </w:rPr>
                <w:t>MEAL</w:t>
              </w:r>
            </w:ins>
            <w:r>
              <w:rPr>
                <w:color w:val="000000"/>
                <w:sz w:val="18"/>
                <w:szCs w:val="18"/>
              </w:rPr>
              <w:t>-04</w:t>
            </w:r>
          </w:p>
        </w:tc>
        <w:tc>
          <w:tcPr>
            <w:tcW w:w="42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2229D3F1" w14:textId="77777777" w:rsidR="00373F91" w:rsidRDefault="00000000">
            <w:pPr>
              <w:spacing w:line="248" w:lineRule="auto"/>
            </w:pPr>
            <w:r>
              <w:rPr>
                <w:color w:val="000000"/>
                <w:sz w:val="18"/>
                <w:szCs w:val="18"/>
              </w:rPr>
              <w:t>En tant qu'utilisateur, je veux modifier mon profil afin de garder mes données à jour.</w:t>
            </w:r>
          </w:p>
        </w:tc>
        <w:tc>
          <w:tcPr>
            <w:tcW w:w="12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39B4904E" w14:textId="77777777" w:rsidR="00373F91" w:rsidRDefault="00000000">
            <w:pPr>
              <w:spacing w:line="248" w:lineRule="auto"/>
            </w:pPr>
            <w:r>
              <w:rPr>
                <w:color w:val="000000"/>
                <w:sz w:val="18"/>
                <w:szCs w:val="18"/>
              </w:rPr>
              <w:t>Moyenne</w:t>
            </w:r>
          </w:p>
        </w:tc>
        <w:tc>
          <w:tcPr>
            <w:tcW w:w="216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5F10CC50" w14:textId="77777777" w:rsidR="00373F91" w:rsidRDefault="00000000">
            <w:pPr>
              <w:spacing w:line="248" w:lineRule="auto"/>
            </w:pPr>
            <w:r>
              <w:rPr>
                <w:color w:val="000000"/>
                <w:sz w:val="18"/>
                <w:szCs w:val="18"/>
              </w:rPr>
              <w:t>Changements sauvegardés et visibles.</w:t>
            </w:r>
          </w:p>
        </w:tc>
        <w:tc>
          <w:tcPr>
            <w:tcW w:w="9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227AF9F2" w14:textId="77777777" w:rsidR="00373F91" w:rsidRDefault="00000000">
            <w:pPr>
              <w:spacing w:line="248" w:lineRule="auto"/>
            </w:pPr>
            <w:r>
              <w:rPr>
                <w:b/>
                <w:bCs/>
                <w:color w:val="2E7D32"/>
                <w:sz w:val="18"/>
                <w:szCs w:val="18"/>
              </w:rPr>
              <w:t>Terminé</w:t>
            </w:r>
          </w:p>
        </w:tc>
      </w:tr>
      <w:tr w:rsidR="00373F91" w14:paraId="213CE22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8E5B0F7" w14:textId="48DF0573" w:rsidR="00373F91" w:rsidRDefault="00000000">
            <w:pPr>
              <w:spacing w:line="248" w:lineRule="auto"/>
            </w:pPr>
            <w:del w:id="20" w:author="ARCHANGE GUIMDO" w:date="2026-07-06T10:07:00Z" w16du:dateUtc="2026-07-06T14:07:00Z">
              <w:r w:rsidDel="00A35A80">
                <w:rPr>
                  <w:color w:val="000000"/>
                  <w:sz w:val="18"/>
                  <w:szCs w:val="18"/>
                </w:rPr>
                <w:delText>RE</w:delText>
              </w:r>
            </w:del>
            <w:ins w:id="21" w:author="ARCHANGE GUIMDO" w:date="2026-07-06T10:07:00Z" w16du:dateUtc="2026-07-06T14:07:00Z">
              <w:r w:rsidR="00A35A80">
                <w:rPr>
                  <w:color w:val="000000"/>
                  <w:sz w:val="18"/>
                  <w:szCs w:val="18"/>
                </w:rPr>
                <w:t>MEAL</w:t>
              </w:r>
            </w:ins>
            <w:r>
              <w:rPr>
                <w:color w:val="000000"/>
                <w:sz w:val="18"/>
                <w:szCs w:val="18"/>
              </w:rPr>
              <w:t>-05</w:t>
            </w:r>
          </w:p>
        </w:tc>
        <w:tc>
          <w:tcPr>
            <w:tcW w:w="4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EC2E52C" w14:textId="77777777" w:rsidR="00373F91" w:rsidRDefault="00000000">
            <w:pPr>
              <w:spacing w:line="248" w:lineRule="auto"/>
            </w:pPr>
            <w:r>
              <w:rPr>
                <w:color w:val="000000"/>
                <w:sz w:val="18"/>
                <w:szCs w:val="18"/>
              </w:rPr>
              <w:t>En tant qu'utilisateur, je veux réinitialiser mon mot de passe.</w:t>
            </w:r>
          </w:p>
        </w:tc>
        <w:tc>
          <w:tcPr>
            <w:tcW w:w="1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5DEA2FA" w14:textId="77777777" w:rsidR="00373F91" w:rsidRDefault="00000000">
            <w:pPr>
              <w:spacing w:line="248" w:lineRule="auto"/>
            </w:pPr>
            <w:r>
              <w:rPr>
                <w:color w:val="000000"/>
                <w:sz w:val="18"/>
                <w:szCs w:val="18"/>
              </w:rPr>
              <w:t>Moyenne</w:t>
            </w:r>
          </w:p>
        </w:tc>
        <w:tc>
          <w:tcPr>
            <w:tcW w:w="2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91F0A10" w14:textId="77777777" w:rsidR="00373F91" w:rsidRDefault="00000000">
            <w:pPr>
              <w:spacing w:line="248" w:lineRule="auto"/>
            </w:pPr>
            <w:r>
              <w:rPr>
                <w:color w:val="000000"/>
                <w:sz w:val="18"/>
                <w:szCs w:val="18"/>
              </w:rPr>
              <w:t>Lien de réinitialisation fonctionnel.</w:t>
            </w:r>
          </w:p>
        </w:tc>
        <w:tc>
          <w:tcPr>
            <w:tcW w:w="9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6D1FF52" w14:textId="77777777" w:rsidR="00373F91" w:rsidRDefault="00000000">
            <w:pPr>
              <w:spacing w:line="248" w:lineRule="auto"/>
            </w:pPr>
            <w:r>
              <w:rPr>
                <w:b/>
                <w:bCs/>
                <w:color w:val="2E7D32"/>
                <w:sz w:val="18"/>
                <w:szCs w:val="18"/>
              </w:rPr>
              <w:t>Terminé</w:t>
            </w:r>
          </w:p>
        </w:tc>
      </w:tr>
      <w:tr w:rsidR="00373F91" w14:paraId="3C8F767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37BBD0B3" w14:textId="0CAAA8EC" w:rsidR="00373F91" w:rsidRDefault="00000000">
            <w:pPr>
              <w:spacing w:line="248" w:lineRule="auto"/>
            </w:pPr>
            <w:del w:id="22" w:author="ARCHANGE GUIMDO" w:date="2026-07-06T10:07:00Z" w16du:dateUtc="2026-07-06T14:07:00Z">
              <w:r w:rsidDel="00A35A80">
                <w:rPr>
                  <w:color w:val="000000"/>
                  <w:sz w:val="18"/>
                  <w:szCs w:val="18"/>
                </w:rPr>
                <w:delText>RE</w:delText>
              </w:r>
            </w:del>
            <w:ins w:id="23" w:author="ARCHANGE GUIMDO" w:date="2026-07-06T10:07:00Z" w16du:dateUtc="2026-07-06T14:07:00Z">
              <w:r w:rsidR="00A35A80">
                <w:rPr>
                  <w:color w:val="000000"/>
                  <w:sz w:val="18"/>
                  <w:szCs w:val="18"/>
                </w:rPr>
                <w:t>MEAL</w:t>
              </w:r>
            </w:ins>
            <w:r>
              <w:rPr>
                <w:color w:val="000000"/>
                <w:sz w:val="18"/>
                <w:szCs w:val="18"/>
              </w:rPr>
              <w:t>-06</w:t>
            </w:r>
          </w:p>
        </w:tc>
        <w:tc>
          <w:tcPr>
            <w:tcW w:w="42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3B422C28" w14:textId="77777777" w:rsidR="00373F91" w:rsidRDefault="00000000">
            <w:pPr>
              <w:spacing w:line="248" w:lineRule="auto"/>
            </w:pPr>
            <w:r>
              <w:rPr>
                <w:color w:val="000000"/>
                <w:sz w:val="18"/>
                <w:szCs w:val="18"/>
              </w:rPr>
              <w:t>En tant que système, je veux forcer HTTPS et hacher les mots de passe (</w:t>
            </w:r>
            <w:proofErr w:type="spellStart"/>
            <w:r>
              <w:rPr>
                <w:color w:val="000000"/>
                <w:sz w:val="18"/>
                <w:szCs w:val="18"/>
              </w:rPr>
              <w:t>bcrypt</w:t>
            </w:r>
            <w:proofErr w:type="spellEnd"/>
            <w:r>
              <w:rPr>
                <w:color w:val="000000"/>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74A4DF28" w14:textId="77777777" w:rsidR="00373F91" w:rsidRDefault="00000000">
            <w:pPr>
              <w:spacing w:line="248" w:lineRule="auto"/>
            </w:pPr>
            <w:r>
              <w:rPr>
                <w:color w:val="000000"/>
                <w:sz w:val="18"/>
                <w:szCs w:val="18"/>
              </w:rPr>
              <w:t>Haute</w:t>
            </w:r>
          </w:p>
        </w:tc>
        <w:tc>
          <w:tcPr>
            <w:tcW w:w="216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7411FF8F" w14:textId="77777777" w:rsidR="00373F91" w:rsidRDefault="00000000">
            <w:pPr>
              <w:spacing w:line="248" w:lineRule="auto"/>
            </w:pPr>
            <w:r>
              <w:rPr>
                <w:color w:val="000000"/>
                <w:sz w:val="18"/>
                <w:szCs w:val="18"/>
              </w:rPr>
              <w:t>Connexion chiffrée, aucun mot de passe en clair.</w:t>
            </w:r>
          </w:p>
        </w:tc>
        <w:tc>
          <w:tcPr>
            <w:tcW w:w="9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7185FEDE" w14:textId="77777777" w:rsidR="00373F91" w:rsidRDefault="00000000">
            <w:pPr>
              <w:spacing w:line="248" w:lineRule="auto"/>
            </w:pPr>
            <w:r>
              <w:rPr>
                <w:b/>
                <w:bCs/>
                <w:color w:val="2E7D32"/>
                <w:sz w:val="18"/>
                <w:szCs w:val="18"/>
              </w:rPr>
              <w:t>Terminé</w:t>
            </w:r>
          </w:p>
        </w:tc>
      </w:tr>
      <w:tr w:rsidR="00373F91" w14:paraId="1444D06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6C0C21E" w14:textId="35F10A5D" w:rsidR="00373F91" w:rsidRDefault="00000000">
            <w:pPr>
              <w:spacing w:line="248" w:lineRule="auto"/>
            </w:pPr>
            <w:del w:id="24" w:author="ARCHANGE GUIMDO" w:date="2026-07-06T10:07:00Z" w16du:dateUtc="2026-07-06T14:07:00Z">
              <w:r w:rsidDel="00A35A80">
                <w:rPr>
                  <w:color w:val="000000"/>
                  <w:sz w:val="18"/>
                  <w:szCs w:val="18"/>
                </w:rPr>
                <w:delText>RE</w:delText>
              </w:r>
            </w:del>
            <w:ins w:id="25" w:author="ARCHANGE GUIMDO" w:date="2026-07-06T10:07:00Z" w16du:dateUtc="2026-07-06T14:07:00Z">
              <w:r w:rsidR="00A35A80">
                <w:rPr>
                  <w:color w:val="000000"/>
                  <w:sz w:val="18"/>
                  <w:szCs w:val="18"/>
                </w:rPr>
                <w:t>MEAL</w:t>
              </w:r>
            </w:ins>
            <w:r>
              <w:rPr>
                <w:color w:val="000000"/>
                <w:sz w:val="18"/>
                <w:szCs w:val="18"/>
              </w:rPr>
              <w:t>-07</w:t>
            </w:r>
          </w:p>
        </w:tc>
        <w:tc>
          <w:tcPr>
            <w:tcW w:w="4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BE3E1A7" w14:textId="77777777" w:rsidR="00373F91" w:rsidRDefault="00000000">
            <w:pPr>
              <w:spacing w:line="248" w:lineRule="auto"/>
            </w:pPr>
            <w:r>
              <w:rPr>
                <w:color w:val="000000"/>
                <w:sz w:val="18"/>
                <w:szCs w:val="18"/>
              </w:rPr>
              <w:t>En tant que client, je veux rechercher un restaurant proche.</w:t>
            </w:r>
          </w:p>
        </w:tc>
        <w:tc>
          <w:tcPr>
            <w:tcW w:w="1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0547499" w14:textId="77777777" w:rsidR="00373F91" w:rsidRDefault="00000000">
            <w:pPr>
              <w:spacing w:line="248" w:lineRule="auto"/>
            </w:pPr>
            <w:r>
              <w:rPr>
                <w:color w:val="000000"/>
                <w:sz w:val="18"/>
                <w:szCs w:val="18"/>
              </w:rPr>
              <w:t>Haute</w:t>
            </w:r>
          </w:p>
        </w:tc>
        <w:tc>
          <w:tcPr>
            <w:tcW w:w="2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309DC84" w14:textId="77777777" w:rsidR="00373F91" w:rsidRDefault="00000000">
            <w:pPr>
              <w:spacing w:line="248" w:lineRule="auto"/>
            </w:pPr>
            <w:r>
              <w:rPr>
                <w:color w:val="000000"/>
                <w:sz w:val="18"/>
                <w:szCs w:val="18"/>
              </w:rPr>
              <w:t>Liste filtrable par nom et catégorie.</w:t>
            </w:r>
          </w:p>
        </w:tc>
        <w:tc>
          <w:tcPr>
            <w:tcW w:w="9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C5D59A5" w14:textId="77777777" w:rsidR="00373F91" w:rsidRDefault="00000000">
            <w:pPr>
              <w:spacing w:line="248" w:lineRule="auto"/>
            </w:pPr>
            <w:r>
              <w:rPr>
                <w:color w:val="C77B25"/>
                <w:sz w:val="18"/>
                <w:szCs w:val="18"/>
              </w:rPr>
              <w:t>À faire</w:t>
            </w:r>
          </w:p>
        </w:tc>
      </w:tr>
      <w:tr w:rsidR="00373F91" w14:paraId="04E28DD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2EFCF35D" w14:textId="77EF0B8E" w:rsidR="00373F91" w:rsidRDefault="00000000">
            <w:pPr>
              <w:spacing w:line="248" w:lineRule="auto"/>
            </w:pPr>
            <w:del w:id="26" w:author="ARCHANGE GUIMDO" w:date="2026-07-06T10:07:00Z" w16du:dateUtc="2026-07-06T14:07:00Z">
              <w:r w:rsidDel="00A35A80">
                <w:rPr>
                  <w:color w:val="000000"/>
                  <w:sz w:val="18"/>
                  <w:szCs w:val="18"/>
                </w:rPr>
                <w:delText>RE</w:delText>
              </w:r>
            </w:del>
            <w:ins w:id="27" w:author="ARCHANGE GUIMDO" w:date="2026-07-06T10:07:00Z" w16du:dateUtc="2026-07-06T14:07:00Z">
              <w:r w:rsidR="00A35A80">
                <w:rPr>
                  <w:color w:val="000000"/>
                  <w:sz w:val="18"/>
                  <w:szCs w:val="18"/>
                </w:rPr>
                <w:t>MEAL</w:t>
              </w:r>
            </w:ins>
            <w:r>
              <w:rPr>
                <w:color w:val="000000"/>
                <w:sz w:val="18"/>
                <w:szCs w:val="18"/>
              </w:rPr>
              <w:t>-08</w:t>
            </w:r>
          </w:p>
        </w:tc>
        <w:tc>
          <w:tcPr>
            <w:tcW w:w="42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391103BD" w14:textId="77777777" w:rsidR="00373F91" w:rsidRDefault="00000000">
            <w:pPr>
              <w:spacing w:line="248" w:lineRule="auto"/>
            </w:pPr>
            <w:r>
              <w:rPr>
                <w:color w:val="000000"/>
                <w:sz w:val="18"/>
                <w:szCs w:val="18"/>
              </w:rPr>
              <w:t>En tant que client, je veux consulter le menu d'un restaurant.</w:t>
            </w:r>
          </w:p>
        </w:tc>
        <w:tc>
          <w:tcPr>
            <w:tcW w:w="12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5CC9320A" w14:textId="77777777" w:rsidR="00373F91" w:rsidRDefault="00000000">
            <w:pPr>
              <w:spacing w:line="248" w:lineRule="auto"/>
            </w:pPr>
            <w:r>
              <w:rPr>
                <w:color w:val="000000"/>
                <w:sz w:val="18"/>
                <w:szCs w:val="18"/>
              </w:rPr>
              <w:t>Haute</w:t>
            </w:r>
          </w:p>
        </w:tc>
        <w:tc>
          <w:tcPr>
            <w:tcW w:w="216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2D91954E" w14:textId="77777777" w:rsidR="00373F91" w:rsidRDefault="00000000">
            <w:pPr>
              <w:spacing w:line="248" w:lineRule="auto"/>
            </w:pPr>
            <w:r>
              <w:rPr>
                <w:color w:val="000000"/>
                <w:sz w:val="18"/>
                <w:szCs w:val="18"/>
              </w:rPr>
              <w:t>Plats affichés avec photo, prix, description.</w:t>
            </w:r>
          </w:p>
        </w:tc>
        <w:tc>
          <w:tcPr>
            <w:tcW w:w="9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4519ABD9" w14:textId="77777777" w:rsidR="00373F91" w:rsidRDefault="00000000">
            <w:pPr>
              <w:spacing w:line="248" w:lineRule="auto"/>
            </w:pPr>
            <w:r>
              <w:rPr>
                <w:color w:val="C77B25"/>
                <w:sz w:val="18"/>
                <w:szCs w:val="18"/>
              </w:rPr>
              <w:t>À faire</w:t>
            </w:r>
          </w:p>
        </w:tc>
      </w:tr>
      <w:tr w:rsidR="00373F91" w14:paraId="10924AA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268E53A" w14:textId="4D059E2A" w:rsidR="00373F91" w:rsidRDefault="00000000">
            <w:pPr>
              <w:spacing w:line="248" w:lineRule="auto"/>
            </w:pPr>
            <w:del w:id="28" w:author="ARCHANGE GUIMDO" w:date="2026-07-06T10:07:00Z" w16du:dateUtc="2026-07-06T14:07:00Z">
              <w:r w:rsidDel="00A35A80">
                <w:rPr>
                  <w:color w:val="000000"/>
                  <w:sz w:val="18"/>
                  <w:szCs w:val="18"/>
                </w:rPr>
                <w:delText>RE</w:delText>
              </w:r>
            </w:del>
            <w:ins w:id="29" w:author="ARCHANGE GUIMDO" w:date="2026-07-06T10:07:00Z" w16du:dateUtc="2026-07-06T14:07:00Z">
              <w:r w:rsidR="00A35A80">
                <w:rPr>
                  <w:color w:val="000000"/>
                  <w:sz w:val="18"/>
                  <w:szCs w:val="18"/>
                </w:rPr>
                <w:t>MEAL</w:t>
              </w:r>
            </w:ins>
            <w:r>
              <w:rPr>
                <w:color w:val="000000"/>
                <w:sz w:val="18"/>
                <w:szCs w:val="18"/>
              </w:rPr>
              <w:t>-09</w:t>
            </w:r>
          </w:p>
        </w:tc>
        <w:tc>
          <w:tcPr>
            <w:tcW w:w="4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D2E8D4F" w14:textId="77777777" w:rsidR="00373F91" w:rsidRDefault="00000000">
            <w:pPr>
              <w:spacing w:line="248" w:lineRule="auto"/>
            </w:pPr>
            <w:r>
              <w:rPr>
                <w:color w:val="000000"/>
                <w:sz w:val="18"/>
                <w:szCs w:val="18"/>
              </w:rPr>
              <w:t>En tant que client, je veux personnaliser un plat (options).</w:t>
            </w:r>
          </w:p>
        </w:tc>
        <w:tc>
          <w:tcPr>
            <w:tcW w:w="1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DEFBBC2" w14:textId="77777777" w:rsidR="00373F91" w:rsidRDefault="00000000">
            <w:pPr>
              <w:spacing w:line="248" w:lineRule="auto"/>
            </w:pPr>
            <w:r>
              <w:rPr>
                <w:color w:val="000000"/>
                <w:sz w:val="18"/>
                <w:szCs w:val="18"/>
              </w:rPr>
              <w:t>Haute</w:t>
            </w:r>
          </w:p>
        </w:tc>
        <w:tc>
          <w:tcPr>
            <w:tcW w:w="2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102EAD2" w14:textId="77777777" w:rsidR="00373F91" w:rsidRDefault="00000000">
            <w:pPr>
              <w:spacing w:line="248" w:lineRule="auto"/>
            </w:pPr>
            <w:r>
              <w:rPr>
                <w:color w:val="000000"/>
                <w:sz w:val="18"/>
                <w:szCs w:val="18"/>
              </w:rPr>
              <w:t>Options modifient le prix en direct.</w:t>
            </w:r>
          </w:p>
        </w:tc>
        <w:tc>
          <w:tcPr>
            <w:tcW w:w="9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7F72D50" w14:textId="77777777" w:rsidR="00373F91" w:rsidRDefault="00000000">
            <w:pPr>
              <w:spacing w:line="248" w:lineRule="auto"/>
            </w:pPr>
            <w:r>
              <w:rPr>
                <w:color w:val="C77B25"/>
                <w:sz w:val="18"/>
                <w:szCs w:val="18"/>
              </w:rPr>
              <w:t>À faire</w:t>
            </w:r>
          </w:p>
        </w:tc>
      </w:tr>
      <w:tr w:rsidR="00373F91" w14:paraId="711659A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5746BFE2" w14:textId="2FCECA27" w:rsidR="00373F91" w:rsidRDefault="00000000">
            <w:pPr>
              <w:spacing w:line="248" w:lineRule="auto"/>
            </w:pPr>
            <w:del w:id="30" w:author="ARCHANGE GUIMDO" w:date="2026-07-06T10:07:00Z" w16du:dateUtc="2026-07-06T14:07:00Z">
              <w:r w:rsidDel="00A35A80">
                <w:rPr>
                  <w:color w:val="000000"/>
                  <w:sz w:val="18"/>
                  <w:szCs w:val="18"/>
                </w:rPr>
                <w:delText>RE</w:delText>
              </w:r>
            </w:del>
            <w:ins w:id="31" w:author="ARCHANGE GUIMDO" w:date="2026-07-06T10:07:00Z" w16du:dateUtc="2026-07-06T14:07:00Z">
              <w:r w:rsidR="00A35A80">
                <w:rPr>
                  <w:color w:val="000000"/>
                  <w:sz w:val="18"/>
                  <w:szCs w:val="18"/>
                </w:rPr>
                <w:t>MEAL</w:t>
              </w:r>
            </w:ins>
            <w:r>
              <w:rPr>
                <w:color w:val="000000"/>
                <w:sz w:val="18"/>
                <w:szCs w:val="18"/>
              </w:rPr>
              <w:t>-10</w:t>
            </w:r>
          </w:p>
        </w:tc>
        <w:tc>
          <w:tcPr>
            <w:tcW w:w="42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503C2B6D" w14:textId="77777777" w:rsidR="00373F91" w:rsidRDefault="00000000">
            <w:pPr>
              <w:spacing w:line="248" w:lineRule="auto"/>
            </w:pPr>
            <w:r>
              <w:rPr>
                <w:color w:val="000000"/>
                <w:sz w:val="18"/>
                <w:szCs w:val="18"/>
              </w:rPr>
              <w:t>En tant que client, je veux gérer mon panier (ajout/suppression, total).</w:t>
            </w:r>
          </w:p>
        </w:tc>
        <w:tc>
          <w:tcPr>
            <w:tcW w:w="12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2F5AC4C6" w14:textId="77777777" w:rsidR="00373F91" w:rsidRDefault="00000000">
            <w:pPr>
              <w:spacing w:line="248" w:lineRule="auto"/>
            </w:pPr>
            <w:r>
              <w:rPr>
                <w:color w:val="000000"/>
                <w:sz w:val="18"/>
                <w:szCs w:val="18"/>
              </w:rPr>
              <w:t>Haute</w:t>
            </w:r>
          </w:p>
        </w:tc>
        <w:tc>
          <w:tcPr>
            <w:tcW w:w="216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483BA10B" w14:textId="77777777" w:rsidR="00373F91" w:rsidRDefault="00000000">
            <w:pPr>
              <w:spacing w:line="248" w:lineRule="auto"/>
            </w:pPr>
            <w:r>
              <w:rPr>
                <w:color w:val="000000"/>
                <w:sz w:val="18"/>
                <w:szCs w:val="18"/>
              </w:rPr>
              <w:t>Total avec taxes et livraison calculé.</w:t>
            </w:r>
          </w:p>
        </w:tc>
        <w:tc>
          <w:tcPr>
            <w:tcW w:w="9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329DF6EB" w14:textId="77777777" w:rsidR="00373F91" w:rsidRDefault="00000000">
            <w:pPr>
              <w:spacing w:line="248" w:lineRule="auto"/>
            </w:pPr>
            <w:r>
              <w:rPr>
                <w:color w:val="C77B25"/>
                <w:sz w:val="18"/>
                <w:szCs w:val="18"/>
              </w:rPr>
              <w:t>À faire</w:t>
            </w:r>
          </w:p>
        </w:tc>
      </w:tr>
      <w:tr w:rsidR="00373F91" w14:paraId="758FC50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179618A" w14:textId="6AEDDA7C" w:rsidR="00373F91" w:rsidRDefault="00000000">
            <w:pPr>
              <w:spacing w:line="248" w:lineRule="auto"/>
            </w:pPr>
            <w:del w:id="32" w:author="ARCHANGE GUIMDO" w:date="2026-07-06T10:07:00Z" w16du:dateUtc="2026-07-06T14:07:00Z">
              <w:r w:rsidDel="00A35A80">
                <w:rPr>
                  <w:color w:val="000000"/>
                  <w:sz w:val="18"/>
                  <w:szCs w:val="18"/>
                </w:rPr>
                <w:delText>RE</w:delText>
              </w:r>
            </w:del>
            <w:ins w:id="33" w:author="ARCHANGE GUIMDO" w:date="2026-07-06T10:07:00Z" w16du:dateUtc="2026-07-06T14:07:00Z">
              <w:r w:rsidR="00A35A80">
                <w:rPr>
                  <w:color w:val="000000"/>
                  <w:sz w:val="18"/>
                  <w:szCs w:val="18"/>
                </w:rPr>
                <w:t>MEAL</w:t>
              </w:r>
            </w:ins>
            <w:r>
              <w:rPr>
                <w:color w:val="000000"/>
                <w:sz w:val="18"/>
                <w:szCs w:val="18"/>
              </w:rPr>
              <w:t>-11</w:t>
            </w:r>
          </w:p>
        </w:tc>
        <w:tc>
          <w:tcPr>
            <w:tcW w:w="4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89F9BEA" w14:textId="77777777" w:rsidR="00373F91" w:rsidRDefault="00000000">
            <w:pPr>
              <w:spacing w:line="248" w:lineRule="auto"/>
            </w:pPr>
            <w:r>
              <w:rPr>
                <w:color w:val="000000"/>
                <w:sz w:val="18"/>
                <w:szCs w:val="18"/>
              </w:rPr>
              <w:t>En tant que client, je veux passer une commande.</w:t>
            </w:r>
          </w:p>
        </w:tc>
        <w:tc>
          <w:tcPr>
            <w:tcW w:w="1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E2D1D01" w14:textId="77777777" w:rsidR="00373F91" w:rsidRDefault="00000000">
            <w:pPr>
              <w:spacing w:line="248" w:lineRule="auto"/>
            </w:pPr>
            <w:r>
              <w:rPr>
                <w:color w:val="000000"/>
                <w:sz w:val="18"/>
                <w:szCs w:val="18"/>
              </w:rPr>
              <w:t>Haute</w:t>
            </w:r>
          </w:p>
        </w:tc>
        <w:tc>
          <w:tcPr>
            <w:tcW w:w="2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3BE68CB" w14:textId="77777777" w:rsidR="00373F91" w:rsidRDefault="00000000">
            <w:pPr>
              <w:spacing w:line="248" w:lineRule="auto"/>
            </w:pPr>
            <w:r>
              <w:rPr>
                <w:color w:val="000000"/>
                <w:sz w:val="18"/>
                <w:szCs w:val="18"/>
              </w:rPr>
              <w:t>Commande enregistrée avec statut initial.</w:t>
            </w:r>
          </w:p>
        </w:tc>
        <w:tc>
          <w:tcPr>
            <w:tcW w:w="9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AC7297E" w14:textId="77777777" w:rsidR="00373F91" w:rsidRDefault="00000000">
            <w:pPr>
              <w:spacing w:line="248" w:lineRule="auto"/>
            </w:pPr>
            <w:r>
              <w:rPr>
                <w:color w:val="C77B25"/>
                <w:sz w:val="18"/>
                <w:szCs w:val="18"/>
              </w:rPr>
              <w:t>À faire</w:t>
            </w:r>
          </w:p>
        </w:tc>
      </w:tr>
      <w:tr w:rsidR="00373F91" w14:paraId="5F562CE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278679EE" w14:textId="135D8527" w:rsidR="00373F91" w:rsidRDefault="00000000">
            <w:pPr>
              <w:spacing w:line="248" w:lineRule="auto"/>
            </w:pPr>
            <w:del w:id="34" w:author="ARCHANGE GUIMDO" w:date="2026-07-06T10:07:00Z" w16du:dateUtc="2026-07-06T14:07:00Z">
              <w:r w:rsidDel="00A35A80">
                <w:rPr>
                  <w:color w:val="000000"/>
                  <w:sz w:val="18"/>
                  <w:szCs w:val="18"/>
                </w:rPr>
                <w:delText>RE</w:delText>
              </w:r>
            </w:del>
            <w:ins w:id="35" w:author="ARCHANGE GUIMDO" w:date="2026-07-06T10:07:00Z" w16du:dateUtc="2026-07-06T14:07:00Z">
              <w:r w:rsidR="00A35A80">
                <w:rPr>
                  <w:color w:val="000000"/>
                  <w:sz w:val="18"/>
                  <w:szCs w:val="18"/>
                </w:rPr>
                <w:t>MEAL</w:t>
              </w:r>
            </w:ins>
            <w:r>
              <w:rPr>
                <w:color w:val="000000"/>
                <w:sz w:val="18"/>
                <w:szCs w:val="18"/>
              </w:rPr>
              <w:t>-12</w:t>
            </w:r>
          </w:p>
        </w:tc>
        <w:tc>
          <w:tcPr>
            <w:tcW w:w="42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6D0077F3" w14:textId="77777777" w:rsidR="00373F91" w:rsidRDefault="00000000">
            <w:pPr>
              <w:spacing w:line="248" w:lineRule="auto"/>
            </w:pPr>
            <w:r>
              <w:rPr>
                <w:color w:val="000000"/>
                <w:sz w:val="18"/>
                <w:szCs w:val="18"/>
              </w:rPr>
              <w:t>En tant que client, je veux payer en ligne (Stripe, test).</w:t>
            </w:r>
          </w:p>
        </w:tc>
        <w:tc>
          <w:tcPr>
            <w:tcW w:w="12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460692F9" w14:textId="77777777" w:rsidR="00373F91" w:rsidRDefault="00000000">
            <w:pPr>
              <w:spacing w:line="248" w:lineRule="auto"/>
            </w:pPr>
            <w:r>
              <w:rPr>
                <w:color w:val="000000"/>
                <w:sz w:val="18"/>
                <w:szCs w:val="18"/>
              </w:rPr>
              <w:t>Haute</w:t>
            </w:r>
          </w:p>
        </w:tc>
        <w:tc>
          <w:tcPr>
            <w:tcW w:w="216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0541314E" w14:textId="77777777" w:rsidR="00373F91" w:rsidRDefault="00000000">
            <w:pPr>
              <w:spacing w:line="248" w:lineRule="auto"/>
            </w:pPr>
            <w:r>
              <w:rPr>
                <w:color w:val="000000"/>
                <w:sz w:val="18"/>
                <w:szCs w:val="18"/>
              </w:rPr>
              <w:t>Paiement confirmé avant validation.</w:t>
            </w:r>
          </w:p>
        </w:tc>
        <w:tc>
          <w:tcPr>
            <w:tcW w:w="9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310D1E75" w14:textId="77777777" w:rsidR="00373F91" w:rsidRDefault="00000000">
            <w:pPr>
              <w:spacing w:line="248" w:lineRule="auto"/>
            </w:pPr>
            <w:r>
              <w:rPr>
                <w:color w:val="C77B25"/>
                <w:sz w:val="18"/>
                <w:szCs w:val="18"/>
              </w:rPr>
              <w:t>À faire</w:t>
            </w:r>
          </w:p>
        </w:tc>
      </w:tr>
      <w:tr w:rsidR="00373F91" w14:paraId="30A1B41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80618FA" w14:textId="4788D58A" w:rsidR="00373F91" w:rsidRDefault="00000000">
            <w:pPr>
              <w:spacing w:line="248" w:lineRule="auto"/>
            </w:pPr>
            <w:del w:id="36" w:author="ARCHANGE GUIMDO" w:date="2026-07-06T10:07:00Z" w16du:dateUtc="2026-07-06T14:07:00Z">
              <w:r w:rsidDel="00A35A80">
                <w:rPr>
                  <w:color w:val="000000"/>
                  <w:sz w:val="18"/>
                  <w:szCs w:val="18"/>
                </w:rPr>
                <w:delText>RE</w:delText>
              </w:r>
            </w:del>
            <w:ins w:id="37" w:author="ARCHANGE GUIMDO" w:date="2026-07-06T10:07:00Z" w16du:dateUtc="2026-07-06T14:07:00Z">
              <w:r w:rsidR="00A35A80">
                <w:rPr>
                  <w:color w:val="000000"/>
                  <w:sz w:val="18"/>
                  <w:szCs w:val="18"/>
                </w:rPr>
                <w:t>MEAL</w:t>
              </w:r>
            </w:ins>
            <w:r>
              <w:rPr>
                <w:color w:val="000000"/>
                <w:sz w:val="18"/>
                <w:szCs w:val="18"/>
              </w:rPr>
              <w:t>-13</w:t>
            </w:r>
          </w:p>
        </w:tc>
        <w:tc>
          <w:tcPr>
            <w:tcW w:w="4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CF8EDFC" w14:textId="77777777" w:rsidR="00373F91" w:rsidRDefault="00000000">
            <w:pPr>
              <w:spacing w:line="248" w:lineRule="auto"/>
            </w:pPr>
            <w:r>
              <w:rPr>
                <w:color w:val="000000"/>
                <w:sz w:val="18"/>
                <w:szCs w:val="18"/>
              </w:rPr>
              <w:t>En tant que client, je veux suivre ma commande en temps réel.</w:t>
            </w:r>
          </w:p>
        </w:tc>
        <w:tc>
          <w:tcPr>
            <w:tcW w:w="1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4CEBB1C" w14:textId="77777777" w:rsidR="00373F91" w:rsidRDefault="00000000">
            <w:pPr>
              <w:spacing w:line="248" w:lineRule="auto"/>
            </w:pPr>
            <w:r>
              <w:rPr>
                <w:color w:val="000000"/>
                <w:sz w:val="18"/>
                <w:szCs w:val="18"/>
              </w:rPr>
              <w:t>Haute</w:t>
            </w:r>
          </w:p>
        </w:tc>
        <w:tc>
          <w:tcPr>
            <w:tcW w:w="2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9ECDDA4" w14:textId="77777777" w:rsidR="00373F91" w:rsidRDefault="00000000">
            <w:pPr>
              <w:spacing w:line="248" w:lineRule="auto"/>
            </w:pPr>
            <w:r>
              <w:rPr>
                <w:color w:val="000000"/>
                <w:sz w:val="18"/>
                <w:szCs w:val="18"/>
              </w:rPr>
              <w:t>Statut mis à jour en &lt; 5 s (Socket.IO).</w:t>
            </w:r>
          </w:p>
        </w:tc>
        <w:tc>
          <w:tcPr>
            <w:tcW w:w="9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EFFA674" w14:textId="77777777" w:rsidR="00373F91" w:rsidRDefault="00000000">
            <w:pPr>
              <w:spacing w:line="248" w:lineRule="auto"/>
            </w:pPr>
            <w:r>
              <w:rPr>
                <w:color w:val="C77B25"/>
                <w:sz w:val="18"/>
                <w:szCs w:val="18"/>
              </w:rPr>
              <w:t>À faire</w:t>
            </w:r>
          </w:p>
        </w:tc>
      </w:tr>
      <w:tr w:rsidR="00373F91" w14:paraId="5B108B7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4686AB40" w14:textId="75AAD01D" w:rsidR="00373F91" w:rsidRDefault="00000000">
            <w:pPr>
              <w:spacing w:line="248" w:lineRule="auto"/>
            </w:pPr>
            <w:del w:id="38" w:author="ARCHANGE GUIMDO" w:date="2026-07-06T10:07:00Z" w16du:dateUtc="2026-07-06T14:07:00Z">
              <w:r w:rsidDel="00A35A80">
                <w:rPr>
                  <w:color w:val="000000"/>
                  <w:sz w:val="18"/>
                  <w:szCs w:val="18"/>
                </w:rPr>
                <w:delText>RE</w:delText>
              </w:r>
            </w:del>
            <w:ins w:id="39" w:author="ARCHANGE GUIMDO" w:date="2026-07-06T10:07:00Z" w16du:dateUtc="2026-07-06T14:07:00Z">
              <w:r w:rsidR="00A35A80">
                <w:rPr>
                  <w:color w:val="000000"/>
                  <w:sz w:val="18"/>
                  <w:szCs w:val="18"/>
                </w:rPr>
                <w:t>MEAL</w:t>
              </w:r>
            </w:ins>
            <w:r>
              <w:rPr>
                <w:color w:val="000000"/>
                <w:sz w:val="18"/>
                <w:szCs w:val="18"/>
              </w:rPr>
              <w:t>-14</w:t>
            </w:r>
          </w:p>
        </w:tc>
        <w:tc>
          <w:tcPr>
            <w:tcW w:w="42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3764885F" w14:textId="77777777" w:rsidR="00373F91" w:rsidRDefault="00000000">
            <w:pPr>
              <w:spacing w:line="248" w:lineRule="auto"/>
            </w:pPr>
            <w:r>
              <w:rPr>
                <w:color w:val="000000"/>
                <w:sz w:val="18"/>
                <w:szCs w:val="18"/>
              </w:rPr>
              <w:t>En tant que restaurant, je veux changer le statut d'une commande.</w:t>
            </w:r>
          </w:p>
        </w:tc>
        <w:tc>
          <w:tcPr>
            <w:tcW w:w="12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26D0815A" w14:textId="77777777" w:rsidR="00373F91" w:rsidRDefault="00000000">
            <w:pPr>
              <w:spacing w:line="248" w:lineRule="auto"/>
            </w:pPr>
            <w:r>
              <w:rPr>
                <w:color w:val="000000"/>
                <w:sz w:val="18"/>
                <w:szCs w:val="18"/>
              </w:rPr>
              <w:t>Haute</w:t>
            </w:r>
          </w:p>
        </w:tc>
        <w:tc>
          <w:tcPr>
            <w:tcW w:w="216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27FF0F32" w14:textId="77777777" w:rsidR="00373F91" w:rsidRDefault="00000000">
            <w:pPr>
              <w:spacing w:line="248" w:lineRule="auto"/>
            </w:pPr>
            <w:r>
              <w:rPr>
                <w:color w:val="000000"/>
                <w:sz w:val="18"/>
                <w:szCs w:val="18"/>
              </w:rPr>
              <w:t>Statut propagé au client.</w:t>
            </w:r>
          </w:p>
        </w:tc>
        <w:tc>
          <w:tcPr>
            <w:tcW w:w="9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7EF6BF29" w14:textId="77777777" w:rsidR="00373F91" w:rsidRDefault="00000000">
            <w:pPr>
              <w:spacing w:line="248" w:lineRule="auto"/>
            </w:pPr>
            <w:r>
              <w:rPr>
                <w:color w:val="C77B25"/>
                <w:sz w:val="18"/>
                <w:szCs w:val="18"/>
              </w:rPr>
              <w:t>À faire</w:t>
            </w:r>
          </w:p>
        </w:tc>
      </w:tr>
      <w:tr w:rsidR="00373F91" w14:paraId="30F0B36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4C352F0" w14:textId="1ED603F6" w:rsidR="00373F91" w:rsidRDefault="00000000">
            <w:pPr>
              <w:spacing w:line="248" w:lineRule="auto"/>
            </w:pPr>
            <w:del w:id="40" w:author="ARCHANGE GUIMDO" w:date="2026-07-06T10:07:00Z" w16du:dateUtc="2026-07-06T14:07:00Z">
              <w:r w:rsidDel="00A35A80">
                <w:rPr>
                  <w:color w:val="000000"/>
                  <w:sz w:val="18"/>
                  <w:szCs w:val="18"/>
                </w:rPr>
                <w:delText>RE</w:delText>
              </w:r>
            </w:del>
            <w:ins w:id="41" w:author="ARCHANGE GUIMDO" w:date="2026-07-06T10:07:00Z" w16du:dateUtc="2026-07-06T14:07:00Z">
              <w:r w:rsidR="00A35A80">
                <w:rPr>
                  <w:color w:val="000000"/>
                  <w:sz w:val="18"/>
                  <w:szCs w:val="18"/>
                </w:rPr>
                <w:t>MEAL</w:t>
              </w:r>
            </w:ins>
            <w:r>
              <w:rPr>
                <w:color w:val="000000"/>
                <w:sz w:val="18"/>
                <w:szCs w:val="18"/>
              </w:rPr>
              <w:t>-15</w:t>
            </w:r>
          </w:p>
        </w:tc>
        <w:tc>
          <w:tcPr>
            <w:tcW w:w="4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4517A94" w14:textId="77777777" w:rsidR="00373F91" w:rsidRDefault="00000000">
            <w:pPr>
              <w:spacing w:line="248" w:lineRule="auto"/>
            </w:pPr>
            <w:r>
              <w:rPr>
                <w:color w:val="000000"/>
                <w:sz w:val="18"/>
                <w:szCs w:val="18"/>
              </w:rPr>
              <w:t>En tant que client, je veux noter le restaurant après livraison.</w:t>
            </w:r>
          </w:p>
        </w:tc>
        <w:tc>
          <w:tcPr>
            <w:tcW w:w="1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4D88536" w14:textId="77777777" w:rsidR="00373F91" w:rsidRDefault="00000000">
            <w:pPr>
              <w:spacing w:line="248" w:lineRule="auto"/>
            </w:pPr>
            <w:r>
              <w:rPr>
                <w:color w:val="000000"/>
                <w:sz w:val="18"/>
                <w:szCs w:val="18"/>
              </w:rPr>
              <w:t>Moyenne</w:t>
            </w:r>
          </w:p>
        </w:tc>
        <w:tc>
          <w:tcPr>
            <w:tcW w:w="2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17B55CA" w14:textId="77777777" w:rsidR="00373F91" w:rsidRDefault="00000000">
            <w:pPr>
              <w:spacing w:line="248" w:lineRule="auto"/>
            </w:pPr>
            <w:r>
              <w:rPr>
                <w:color w:val="000000"/>
                <w:sz w:val="18"/>
                <w:szCs w:val="18"/>
              </w:rPr>
              <w:t>Note (1-5) enregistrée, moyenne recalculée.</w:t>
            </w:r>
          </w:p>
        </w:tc>
        <w:tc>
          <w:tcPr>
            <w:tcW w:w="9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396F2E2" w14:textId="77777777" w:rsidR="00373F91" w:rsidRDefault="00000000">
            <w:pPr>
              <w:spacing w:line="248" w:lineRule="auto"/>
            </w:pPr>
            <w:r>
              <w:rPr>
                <w:color w:val="C77B25"/>
                <w:sz w:val="18"/>
                <w:szCs w:val="18"/>
              </w:rPr>
              <w:t>À faire</w:t>
            </w:r>
          </w:p>
        </w:tc>
      </w:tr>
      <w:tr w:rsidR="00373F91" w14:paraId="2AFE8CC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1D1F2E18" w14:textId="0C1F31E3" w:rsidR="00373F91" w:rsidRDefault="00000000">
            <w:pPr>
              <w:spacing w:line="248" w:lineRule="auto"/>
            </w:pPr>
            <w:del w:id="42" w:author="ARCHANGE GUIMDO" w:date="2026-07-06T10:07:00Z" w16du:dateUtc="2026-07-06T14:07:00Z">
              <w:r w:rsidDel="00A35A80">
                <w:rPr>
                  <w:color w:val="000000"/>
                  <w:sz w:val="18"/>
                  <w:szCs w:val="18"/>
                </w:rPr>
                <w:delText>RE</w:delText>
              </w:r>
            </w:del>
            <w:ins w:id="43" w:author="ARCHANGE GUIMDO" w:date="2026-07-06T10:07:00Z" w16du:dateUtc="2026-07-06T14:07:00Z">
              <w:r w:rsidR="00A35A80">
                <w:rPr>
                  <w:color w:val="000000"/>
                  <w:sz w:val="18"/>
                  <w:szCs w:val="18"/>
                </w:rPr>
                <w:t>MEAL</w:t>
              </w:r>
            </w:ins>
            <w:r>
              <w:rPr>
                <w:color w:val="000000"/>
                <w:sz w:val="18"/>
                <w:szCs w:val="18"/>
              </w:rPr>
              <w:t>-16</w:t>
            </w:r>
          </w:p>
        </w:tc>
        <w:tc>
          <w:tcPr>
            <w:tcW w:w="42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5038009F" w14:textId="77777777" w:rsidR="00373F91" w:rsidRDefault="00000000">
            <w:pPr>
              <w:spacing w:line="248" w:lineRule="auto"/>
            </w:pPr>
            <w:r>
              <w:rPr>
                <w:color w:val="000000"/>
                <w:sz w:val="18"/>
                <w:szCs w:val="18"/>
              </w:rPr>
              <w:t>En tant que client, je veux consulter l'historique de mes commandes.</w:t>
            </w:r>
          </w:p>
        </w:tc>
        <w:tc>
          <w:tcPr>
            <w:tcW w:w="12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0F7CAC8E" w14:textId="77777777" w:rsidR="00373F91" w:rsidRDefault="00000000">
            <w:pPr>
              <w:spacing w:line="248" w:lineRule="auto"/>
            </w:pPr>
            <w:r>
              <w:rPr>
                <w:color w:val="000000"/>
                <w:sz w:val="18"/>
                <w:szCs w:val="18"/>
              </w:rPr>
              <w:t>Basse</w:t>
            </w:r>
          </w:p>
        </w:tc>
        <w:tc>
          <w:tcPr>
            <w:tcW w:w="216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3CF4806E" w14:textId="77777777" w:rsidR="00373F91" w:rsidRDefault="00000000">
            <w:pPr>
              <w:spacing w:line="248" w:lineRule="auto"/>
            </w:pPr>
            <w:r>
              <w:rPr>
                <w:color w:val="000000"/>
                <w:sz w:val="18"/>
                <w:szCs w:val="18"/>
              </w:rPr>
              <w:t>Liste triée par date.</w:t>
            </w:r>
          </w:p>
        </w:tc>
        <w:tc>
          <w:tcPr>
            <w:tcW w:w="9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0AEFC252" w14:textId="77777777" w:rsidR="00373F91" w:rsidRDefault="00000000">
            <w:pPr>
              <w:spacing w:line="248" w:lineRule="auto"/>
            </w:pPr>
            <w:r>
              <w:rPr>
                <w:color w:val="666666"/>
                <w:sz w:val="18"/>
                <w:szCs w:val="18"/>
              </w:rPr>
              <w:t>À venir</w:t>
            </w:r>
          </w:p>
        </w:tc>
      </w:tr>
    </w:tbl>
    <w:p w14:paraId="026B3843" w14:textId="77777777" w:rsidR="00373F91" w:rsidRDefault="00000000">
      <w:r>
        <w:br w:type="page"/>
      </w:r>
    </w:p>
    <w:p w14:paraId="665A1BE2" w14:textId="77777777" w:rsidR="00373F91" w:rsidRDefault="00000000">
      <w:pPr>
        <w:pStyle w:val="Titre1"/>
      </w:pPr>
      <w:bookmarkStart w:id="44" w:name="_Toc234224501"/>
      <w:r>
        <w:lastRenderedPageBreak/>
        <w:t>5. Diagrammes UML</w:t>
      </w:r>
      <w:bookmarkEnd w:id="44"/>
    </w:p>
    <w:p w14:paraId="29EC9A20" w14:textId="77777777" w:rsidR="00373F91" w:rsidRDefault="00000000">
      <w:pPr>
        <w:pStyle w:val="Titre2"/>
      </w:pPr>
      <w:bookmarkStart w:id="45" w:name="_Toc234224502"/>
      <w:r>
        <w:t>5.1 Architecture du système</w:t>
      </w:r>
      <w:bookmarkEnd w:id="45"/>
    </w:p>
    <w:p w14:paraId="74E1931E" w14:textId="77777777" w:rsidR="00373F91" w:rsidRDefault="00000000">
      <w:pPr>
        <w:spacing w:after="120" w:line="276" w:lineRule="auto"/>
      </w:pPr>
      <w:r>
        <w:t xml:space="preserve">L'application repose sur une architecture client-serveur : une application mobile </w:t>
      </w:r>
      <w:proofErr w:type="spellStart"/>
      <w:r>
        <w:t>React</w:t>
      </w:r>
      <w:proofErr w:type="spellEnd"/>
      <w:r>
        <w:t xml:space="preserve"> Native communique avec un backend Node.js/Express via une API REST et un canal temps réel (Socket.IO), appuyé par MongoDB, Stripe et Google </w:t>
      </w:r>
      <w:proofErr w:type="spellStart"/>
      <w:r>
        <w:t>Maps</w:t>
      </w:r>
      <w:proofErr w:type="spellEnd"/>
      <w:r>
        <w:t>.</w:t>
      </w:r>
    </w:p>
    <w:p w14:paraId="0CD5C968" w14:textId="77777777" w:rsidR="00373F91" w:rsidRDefault="00000000">
      <w:pPr>
        <w:spacing w:before="120" w:after="40"/>
        <w:jc w:val="center"/>
      </w:pPr>
      <w:r>
        <w:rPr>
          <w:noProof/>
        </w:rPr>
        <w:drawing>
          <wp:inline distT="0" distB="0" distL="0" distR="0" wp14:anchorId="6F83CE3B" wp14:editId="2E8BA5C5">
            <wp:extent cx="5334000" cy="4295775"/>
            <wp:effectExtent l="0" t="0" r="0" b="0"/>
            <wp:docPr id="1" name="Figure 1 — Architecture du système." descr="Figure 1 — Architecture du système." title="Figure 1 — Architecture du systè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295775"/>
                    </a:xfrm>
                    <a:prstGeom prst="rect">
                      <a:avLst/>
                    </a:prstGeom>
                  </pic:spPr>
                </pic:pic>
              </a:graphicData>
            </a:graphic>
          </wp:inline>
        </w:drawing>
      </w:r>
    </w:p>
    <w:p w14:paraId="009C56A7" w14:textId="77777777" w:rsidR="00373F91" w:rsidRDefault="00000000">
      <w:pPr>
        <w:spacing w:after="180"/>
        <w:jc w:val="center"/>
      </w:pPr>
      <w:r>
        <w:rPr>
          <w:i/>
          <w:iCs/>
          <w:color w:val="666666"/>
          <w:sz w:val="17"/>
          <w:szCs w:val="17"/>
        </w:rPr>
        <w:t>Figure 1 — Architecture du système.</w:t>
      </w:r>
    </w:p>
    <w:p w14:paraId="08B4FD2B" w14:textId="77777777" w:rsidR="00373F91" w:rsidRDefault="00000000">
      <w:pPr>
        <w:pStyle w:val="Titre2"/>
      </w:pPr>
      <w:bookmarkStart w:id="46" w:name="_Toc234224503"/>
      <w:r>
        <w:t>5.2 Diagramme de cas d'utilisation</w:t>
      </w:r>
      <w:bookmarkEnd w:id="46"/>
    </w:p>
    <w:p w14:paraId="22610C74" w14:textId="77777777" w:rsidR="00373F91" w:rsidRDefault="00000000">
      <w:pPr>
        <w:spacing w:before="120" w:after="40"/>
        <w:jc w:val="center"/>
      </w:pPr>
      <w:r>
        <w:rPr>
          <w:noProof/>
        </w:rPr>
        <w:lastRenderedPageBreak/>
        <w:drawing>
          <wp:inline distT="0" distB="0" distL="0" distR="0" wp14:anchorId="3E63459E" wp14:editId="01728A15">
            <wp:extent cx="5334000" cy="3914775"/>
            <wp:effectExtent l="0" t="0" r="0" b="0"/>
            <wp:docPr id="253895189" name="Figure 2 — Diagramme de cas d'utilisation." descr="Figure 2 — Diagramme de cas d'utilisation." title="Figure 2 — Diagramme de cas d'uti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914775"/>
                    </a:xfrm>
                    <a:prstGeom prst="rect">
                      <a:avLst/>
                    </a:prstGeom>
                  </pic:spPr>
                </pic:pic>
              </a:graphicData>
            </a:graphic>
          </wp:inline>
        </w:drawing>
      </w:r>
    </w:p>
    <w:p w14:paraId="0027751B" w14:textId="77777777" w:rsidR="00373F91" w:rsidRDefault="00000000">
      <w:pPr>
        <w:spacing w:after="180"/>
        <w:jc w:val="center"/>
      </w:pPr>
      <w:r>
        <w:rPr>
          <w:i/>
          <w:iCs/>
          <w:color w:val="666666"/>
          <w:sz w:val="17"/>
          <w:szCs w:val="17"/>
        </w:rPr>
        <w:t>Figure 2 — Diagramme de cas d'utilisation.</w:t>
      </w:r>
    </w:p>
    <w:p w14:paraId="04C43610" w14:textId="77777777" w:rsidR="00373F91" w:rsidRDefault="00000000">
      <w:r>
        <w:br w:type="page"/>
      </w:r>
    </w:p>
    <w:p w14:paraId="765AA3D8" w14:textId="77777777" w:rsidR="00373F91" w:rsidRDefault="00000000">
      <w:pPr>
        <w:pStyle w:val="Titre2"/>
      </w:pPr>
      <w:bookmarkStart w:id="47" w:name="_Toc234224504"/>
      <w:r>
        <w:lastRenderedPageBreak/>
        <w:t>5.3 Diagramme de classes</w:t>
      </w:r>
      <w:bookmarkEnd w:id="47"/>
    </w:p>
    <w:p w14:paraId="0E4C837E" w14:textId="77777777" w:rsidR="00373F91" w:rsidRDefault="00000000">
      <w:pPr>
        <w:spacing w:before="120" w:after="40"/>
        <w:jc w:val="center"/>
      </w:pPr>
      <w:r>
        <w:rPr>
          <w:noProof/>
        </w:rPr>
        <w:drawing>
          <wp:inline distT="0" distB="0" distL="0" distR="0" wp14:anchorId="2227E647" wp14:editId="6FB9F06E">
            <wp:extent cx="5334000" cy="3895725"/>
            <wp:effectExtent l="0" t="0" r="0" b="0"/>
            <wp:docPr id="1958882001" name="Figure 3 — Diagramme de classes." descr="Figure 3 — Diagramme de classes." title="Figure 3 — Diagramme d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895725"/>
                    </a:xfrm>
                    <a:prstGeom prst="rect">
                      <a:avLst/>
                    </a:prstGeom>
                  </pic:spPr>
                </pic:pic>
              </a:graphicData>
            </a:graphic>
          </wp:inline>
        </w:drawing>
      </w:r>
    </w:p>
    <w:p w14:paraId="285D1E9D" w14:textId="77777777" w:rsidR="00373F91" w:rsidRDefault="00000000">
      <w:pPr>
        <w:spacing w:after="180"/>
        <w:jc w:val="center"/>
      </w:pPr>
      <w:r>
        <w:rPr>
          <w:i/>
          <w:iCs/>
          <w:color w:val="666666"/>
          <w:sz w:val="17"/>
          <w:szCs w:val="17"/>
        </w:rPr>
        <w:t>Figure 3 — Diagramme de classes.</w:t>
      </w:r>
    </w:p>
    <w:p w14:paraId="176C3C76" w14:textId="77777777" w:rsidR="00373F91" w:rsidRDefault="00000000">
      <w:pPr>
        <w:pStyle w:val="Titre2"/>
      </w:pPr>
      <w:bookmarkStart w:id="48" w:name="_Toc234224505"/>
      <w:r>
        <w:t>5.4 Diagramme de séquence — Authentification</w:t>
      </w:r>
      <w:bookmarkEnd w:id="48"/>
    </w:p>
    <w:p w14:paraId="2E584306" w14:textId="77777777" w:rsidR="00373F91" w:rsidRDefault="00000000">
      <w:pPr>
        <w:spacing w:before="120" w:after="40"/>
        <w:jc w:val="center"/>
      </w:pPr>
      <w:r>
        <w:rPr>
          <w:noProof/>
        </w:rPr>
        <w:drawing>
          <wp:inline distT="0" distB="0" distL="0" distR="0" wp14:anchorId="4B49B1F8" wp14:editId="653D5F04">
            <wp:extent cx="5334000" cy="2790825"/>
            <wp:effectExtent l="0" t="0" r="0" b="0"/>
            <wp:docPr id="1967107417" name="Figure 4 — Séquence : connexion d'un utilisateur (Sprint 1)." descr="Figure 4 — Séquence : connexion d'un utilisateur (Sprint 1)." title="Figure 4 — Séquence : connexion d'un utilisateur (Sprin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790825"/>
                    </a:xfrm>
                    <a:prstGeom prst="rect">
                      <a:avLst/>
                    </a:prstGeom>
                  </pic:spPr>
                </pic:pic>
              </a:graphicData>
            </a:graphic>
          </wp:inline>
        </w:drawing>
      </w:r>
    </w:p>
    <w:p w14:paraId="0B1013F3" w14:textId="77777777" w:rsidR="00373F91" w:rsidRDefault="00000000">
      <w:pPr>
        <w:spacing w:after="180"/>
        <w:jc w:val="center"/>
      </w:pPr>
      <w:r>
        <w:rPr>
          <w:i/>
          <w:iCs/>
          <w:color w:val="666666"/>
          <w:sz w:val="17"/>
          <w:szCs w:val="17"/>
        </w:rPr>
        <w:t>Figure 4 — Séquence : connexion d'un utilisateur (Sprint 1).</w:t>
      </w:r>
    </w:p>
    <w:p w14:paraId="02DA11CB" w14:textId="77777777" w:rsidR="00373F91" w:rsidRDefault="00000000">
      <w:r>
        <w:br w:type="page"/>
      </w:r>
    </w:p>
    <w:p w14:paraId="02E95B49" w14:textId="77777777" w:rsidR="00373F91" w:rsidRDefault="00000000">
      <w:pPr>
        <w:pStyle w:val="Titre2"/>
      </w:pPr>
      <w:bookmarkStart w:id="49" w:name="_Toc234224506"/>
      <w:r>
        <w:lastRenderedPageBreak/>
        <w:t>5.5 Diagramme de séquence — Passer une commande</w:t>
      </w:r>
      <w:bookmarkEnd w:id="49"/>
    </w:p>
    <w:p w14:paraId="4D5FBE63" w14:textId="77777777" w:rsidR="00373F91" w:rsidRDefault="00000000">
      <w:pPr>
        <w:spacing w:before="120" w:after="40"/>
        <w:jc w:val="center"/>
      </w:pPr>
      <w:r>
        <w:rPr>
          <w:noProof/>
        </w:rPr>
        <w:drawing>
          <wp:inline distT="0" distB="0" distL="0" distR="0" wp14:anchorId="7E731A2E" wp14:editId="20C04EF9">
            <wp:extent cx="5334000" cy="3648075"/>
            <wp:effectExtent l="0" t="0" r="0" b="0"/>
            <wp:docPr id="897973602" name="Figure 5 — Séquence : du panier au paiement, puis suivi et notation." descr="Figure 5 — Séquence : du panier au paiement, puis suivi et notation." title="Figure 5 — Séquence : du panier au paiement, puis suivi et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648075"/>
                    </a:xfrm>
                    <a:prstGeom prst="rect">
                      <a:avLst/>
                    </a:prstGeom>
                  </pic:spPr>
                </pic:pic>
              </a:graphicData>
            </a:graphic>
          </wp:inline>
        </w:drawing>
      </w:r>
    </w:p>
    <w:p w14:paraId="6D17B5A6" w14:textId="77777777" w:rsidR="00373F91" w:rsidRDefault="00000000">
      <w:pPr>
        <w:spacing w:after="180"/>
        <w:jc w:val="center"/>
      </w:pPr>
      <w:r>
        <w:rPr>
          <w:i/>
          <w:iCs/>
          <w:color w:val="666666"/>
          <w:sz w:val="17"/>
          <w:szCs w:val="17"/>
        </w:rPr>
        <w:t>Figure 5 — Séquence : du panier au paiement, puis suivi et notation.</w:t>
      </w:r>
    </w:p>
    <w:p w14:paraId="41A083C3" w14:textId="77777777" w:rsidR="00373F91" w:rsidRDefault="00000000">
      <w:r>
        <w:br w:type="page"/>
      </w:r>
    </w:p>
    <w:p w14:paraId="45EB9D64" w14:textId="77777777" w:rsidR="00373F91" w:rsidRDefault="00000000">
      <w:pPr>
        <w:pStyle w:val="Titre1"/>
      </w:pPr>
      <w:bookmarkStart w:id="50" w:name="_Toc234224507"/>
      <w:r>
        <w:lastRenderedPageBreak/>
        <w:t>6. Fiche de cas d'utilisation — Passer une commande</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73F91" w14:paraId="35DE1AD2"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5F8A"/>
            <w:tcMar>
              <w:top w:w="50" w:type="dxa"/>
              <w:left w:w="90" w:type="dxa"/>
              <w:bottom w:w="50" w:type="dxa"/>
              <w:right w:w="90" w:type="dxa"/>
            </w:tcMar>
            <w:vAlign w:val="center"/>
          </w:tcPr>
          <w:p w14:paraId="7B01DF17" w14:textId="77777777" w:rsidR="00373F91" w:rsidRDefault="00000000">
            <w:pPr>
              <w:spacing w:line="248" w:lineRule="auto"/>
            </w:pPr>
            <w:r>
              <w:rPr>
                <w:b/>
                <w:bCs/>
                <w:color w:val="FFFFFF"/>
                <w:sz w:val="18"/>
                <w:szCs w:val="18"/>
              </w:rPr>
              <w:t>Élément</w:t>
            </w:r>
          </w:p>
        </w:tc>
        <w:tc>
          <w:tcPr>
            <w:tcW w:w="6960" w:type="dxa"/>
            <w:tcBorders>
              <w:top w:val="single" w:sz="1" w:space="0" w:color="CCCCCC"/>
              <w:left w:val="single" w:sz="1" w:space="0" w:color="CCCCCC"/>
              <w:bottom w:val="single" w:sz="1" w:space="0" w:color="CCCCCC"/>
              <w:right w:val="single" w:sz="1" w:space="0" w:color="CCCCCC"/>
            </w:tcBorders>
            <w:shd w:val="clear" w:color="auto" w:fill="2E5F8A"/>
            <w:tcMar>
              <w:top w:w="50" w:type="dxa"/>
              <w:left w:w="90" w:type="dxa"/>
              <w:bottom w:w="50" w:type="dxa"/>
              <w:right w:w="90" w:type="dxa"/>
            </w:tcMar>
            <w:vAlign w:val="center"/>
          </w:tcPr>
          <w:p w14:paraId="11D8666D" w14:textId="77777777" w:rsidR="00373F91" w:rsidRDefault="00000000">
            <w:pPr>
              <w:spacing w:line="248" w:lineRule="auto"/>
            </w:pPr>
            <w:r>
              <w:rPr>
                <w:b/>
                <w:bCs/>
                <w:color w:val="FFFFFF"/>
                <w:sz w:val="18"/>
                <w:szCs w:val="18"/>
              </w:rPr>
              <w:t>Description</w:t>
            </w:r>
          </w:p>
        </w:tc>
      </w:tr>
      <w:tr w:rsidR="00373F91" w14:paraId="731B31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24B7BF1C" w14:textId="77777777" w:rsidR="00373F91" w:rsidRDefault="00000000">
            <w:pPr>
              <w:spacing w:line="248" w:lineRule="auto"/>
            </w:pPr>
            <w:r>
              <w:rPr>
                <w:b/>
                <w:bCs/>
                <w:color w:val="000000"/>
                <w:sz w:val="18"/>
                <w:szCs w:val="18"/>
              </w:rPr>
              <w:t>Intention</w:t>
            </w:r>
          </w:p>
        </w:tc>
        <w:tc>
          <w:tcPr>
            <w:tcW w:w="69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82B6053" w14:textId="77777777" w:rsidR="00373F91" w:rsidRDefault="00000000">
            <w:pPr>
              <w:spacing w:line="248" w:lineRule="auto"/>
            </w:pPr>
            <w:r>
              <w:rPr>
                <w:color w:val="000000"/>
                <w:sz w:val="18"/>
                <w:szCs w:val="18"/>
              </w:rPr>
              <w:t>Permettre à un client de commander un ou plusieurs plats et de payer en ligne.</w:t>
            </w:r>
          </w:p>
        </w:tc>
      </w:tr>
      <w:tr w:rsidR="00373F91" w14:paraId="0C3220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7537DAA8" w14:textId="77777777" w:rsidR="00373F91" w:rsidRDefault="00000000">
            <w:pPr>
              <w:spacing w:line="248" w:lineRule="auto"/>
            </w:pPr>
            <w:r>
              <w:rPr>
                <w:b/>
                <w:bCs/>
                <w:color w:val="000000"/>
                <w:sz w:val="18"/>
                <w:szCs w:val="18"/>
              </w:rPr>
              <w:t>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7ACC56FD" w14:textId="77777777" w:rsidR="00373F91" w:rsidRDefault="00000000">
            <w:pPr>
              <w:spacing w:line="248" w:lineRule="auto"/>
            </w:pPr>
            <w:r>
              <w:rPr>
                <w:color w:val="000000"/>
                <w:sz w:val="18"/>
                <w:szCs w:val="18"/>
              </w:rPr>
              <w:t>Depuis le panier, le client valide sa commande, paie via Stripe (mode test), puis reçoit une confirmation et peut suivre le statut en temps réel.</w:t>
            </w:r>
          </w:p>
        </w:tc>
      </w:tr>
      <w:tr w:rsidR="00373F91" w14:paraId="597562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7A1FFEF4" w14:textId="77777777" w:rsidR="00373F91" w:rsidRDefault="00000000">
            <w:pPr>
              <w:spacing w:line="248" w:lineRule="auto"/>
            </w:pPr>
            <w:r>
              <w:rPr>
                <w:b/>
                <w:bCs/>
                <w:color w:val="000000"/>
                <w:sz w:val="18"/>
                <w:szCs w:val="18"/>
              </w:rPr>
              <w:t>Acteurs</w:t>
            </w:r>
          </w:p>
        </w:tc>
        <w:tc>
          <w:tcPr>
            <w:tcW w:w="69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884CB3B" w14:textId="77777777" w:rsidR="00373F91" w:rsidRDefault="00000000">
            <w:pPr>
              <w:spacing w:line="248" w:lineRule="auto"/>
            </w:pPr>
            <w:r>
              <w:rPr>
                <w:color w:val="000000"/>
                <w:sz w:val="18"/>
                <w:szCs w:val="18"/>
              </w:rPr>
              <w:t xml:space="preserve">Client, Système </w:t>
            </w:r>
            <w:proofErr w:type="spellStart"/>
            <w:r>
              <w:rPr>
                <w:color w:val="000000"/>
                <w:sz w:val="18"/>
                <w:szCs w:val="18"/>
              </w:rPr>
              <w:t>RepasExpress</w:t>
            </w:r>
            <w:proofErr w:type="spellEnd"/>
            <w:r>
              <w:rPr>
                <w:color w:val="000000"/>
                <w:sz w:val="18"/>
                <w:szCs w:val="18"/>
              </w:rPr>
              <w:t>, Stripe (paiement), Restaurant.</w:t>
            </w:r>
          </w:p>
        </w:tc>
      </w:tr>
      <w:tr w:rsidR="00373F91" w14:paraId="3AD636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0744976B" w14:textId="77777777" w:rsidR="00373F91" w:rsidRDefault="00000000">
            <w:pPr>
              <w:spacing w:line="248" w:lineRule="auto"/>
            </w:pPr>
            <w:r>
              <w:rPr>
                <w:b/>
                <w:bCs/>
                <w:color w:val="000000"/>
                <w:sz w:val="18"/>
                <w:szCs w:val="18"/>
              </w:rPr>
              <w:t>Préconditions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6D719E63" w14:textId="77777777" w:rsidR="00373F91" w:rsidRDefault="00000000">
            <w:pPr>
              <w:spacing w:line="248" w:lineRule="auto"/>
            </w:pPr>
            <w:r>
              <w:rPr>
                <w:color w:val="000000"/>
                <w:sz w:val="18"/>
                <w:szCs w:val="18"/>
              </w:rPr>
              <w:t>1. Client connecté. 2. Panier non vide. 3. Adresse de livraison renseignée.</w:t>
            </w:r>
          </w:p>
        </w:tc>
      </w:tr>
      <w:tr w:rsidR="00373F91" w14:paraId="0CA4C2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4702F87A" w14:textId="77777777" w:rsidR="00373F91" w:rsidRDefault="00000000">
            <w:pPr>
              <w:spacing w:line="248" w:lineRule="auto"/>
            </w:pPr>
            <w:r>
              <w:rPr>
                <w:b/>
                <w:bCs/>
                <w:color w:val="000000"/>
                <w:sz w:val="18"/>
                <w:szCs w:val="18"/>
              </w:rPr>
              <w:t>Début du scénario</w:t>
            </w:r>
          </w:p>
        </w:tc>
        <w:tc>
          <w:tcPr>
            <w:tcW w:w="69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8032B66" w14:textId="77777777" w:rsidR="00373F91" w:rsidRDefault="00000000">
            <w:pPr>
              <w:spacing w:line="248" w:lineRule="auto"/>
            </w:pPr>
            <w:r>
              <w:rPr>
                <w:color w:val="000000"/>
                <w:sz w:val="18"/>
                <w:szCs w:val="18"/>
              </w:rPr>
              <w:t>Clic sur « Passer la commande » depuis le panier.</w:t>
            </w:r>
          </w:p>
        </w:tc>
      </w:tr>
      <w:tr w:rsidR="00373F91" w14:paraId="5F378D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27B4FF9B" w14:textId="77777777" w:rsidR="00373F91" w:rsidRDefault="00000000">
            <w:pPr>
              <w:spacing w:line="248" w:lineRule="auto"/>
            </w:pPr>
            <w:r>
              <w:rPr>
                <w:b/>
                <w:bCs/>
                <w:color w:val="000000"/>
                <w:sz w:val="18"/>
                <w:szCs w:val="18"/>
              </w:rPr>
              <w:t>Enchaînements</w:t>
            </w:r>
          </w:p>
        </w:tc>
        <w:tc>
          <w:tcPr>
            <w:tcW w:w="696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65BEAE74" w14:textId="77777777" w:rsidR="00373F91" w:rsidRDefault="00000000">
            <w:pPr>
              <w:spacing w:line="248" w:lineRule="auto"/>
            </w:pPr>
            <w:r>
              <w:rPr>
                <w:color w:val="000000"/>
                <w:sz w:val="18"/>
                <w:szCs w:val="18"/>
              </w:rPr>
              <w:t>1. Récapitulatif de la commande et du total (taxes + livraison). 2. Choix/confirmation de l'adresse de livraison. 3. Saisie du paiement (Stripe, mode test). 4. Vérification du paiement. 5. Enregistrement de la commande (statut « en préparation »). 6. Notification au restaurant. 7. Confirmation affichée au client et suivi temps réel activé.</w:t>
            </w:r>
          </w:p>
        </w:tc>
      </w:tr>
      <w:tr w:rsidR="00373F91" w14:paraId="739687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713B6C64" w14:textId="77777777" w:rsidR="00373F91" w:rsidRDefault="00000000">
            <w:pPr>
              <w:spacing w:line="248" w:lineRule="auto"/>
            </w:pPr>
            <w:r>
              <w:rPr>
                <w:b/>
                <w:bCs/>
                <w:color w:val="000000"/>
                <w:sz w:val="18"/>
                <w:szCs w:val="18"/>
              </w:rPr>
              <w:t>Exceptions</w:t>
            </w:r>
          </w:p>
        </w:tc>
        <w:tc>
          <w:tcPr>
            <w:tcW w:w="69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FBA27D3" w14:textId="77777777" w:rsidR="00373F91" w:rsidRDefault="00000000">
            <w:pPr>
              <w:spacing w:line="248" w:lineRule="auto"/>
            </w:pPr>
            <w:r>
              <w:rPr>
                <w:color w:val="000000"/>
                <w:sz w:val="18"/>
                <w:szCs w:val="18"/>
              </w:rPr>
              <w:t>- Paiement refusé (panier conservé, message affiché). - Perte de connexion réseau. - Restaurant fermé ou plat indisponible.</w:t>
            </w:r>
          </w:p>
        </w:tc>
      </w:tr>
      <w:tr w:rsidR="00373F91" w14:paraId="330552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70E91A09" w14:textId="77777777" w:rsidR="00373F91" w:rsidRDefault="00000000">
            <w:pPr>
              <w:spacing w:line="248" w:lineRule="auto"/>
            </w:pPr>
            <w:r>
              <w:rPr>
                <w:b/>
                <w:bCs/>
                <w:color w:val="000000"/>
                <w:sz w:val="18"/>
                <w:szCs w:val="18"/>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3998B931" w14:textId="77777777" w:rsidR="00373F91" w:rsidRDefault="00000000">
            <w:pPr>
              <w:spacing w:line="248" w:lineRule="auto"/>
            </w:pPr>
            <w:r>
              <w:rPr>
                <w:color w:val="000000"/>
                <w:sz w:val="18"/>
                <w:szCs w:val="18"/>
              </w:rPr>
              <w:t>Commande enregistrée et payée, restaurant notifié, suivi temps réel disponible, historique mis à jour.</w:t>
            </w:r>
          </w:p>
        </w:tc>
      </w:tr>
    </w:tbl>
    <w:p w14:paraId="6E31966D" w14:textId="77777777" w:rsidR="00373F91" w:rsidRDefault="00000000">
      <w:r>
        <w:br w:type="page"/>
      </w:r>
    </w:p>
    <w:p w14:paraId="7F64B560" w14:textId="77777777" w:rsidR="00373F91" w:rsidRDefault="00000000">
      <w:pPr>
        <w:pStyle w:val="Titre1"/>
      </w:pPr>
      <w:bookmarkStart w:id="51" w:name="_Toc234224508"/>
      <w:r>
        <w:lastRenderedPageBreak/>
        <w:t>7. Diagramme de Gantt — Sprint 1</w:t>
      </w:r>
      <w:bookmarkEnd w:id="51"/>
    </w:p>
    <w:p w14:paraId="558F25BA" w14:textId="77777777" w:rsidR="00373F91" w:rsidRDefault="00000000">
      <w:pPr>
        <w:spacing w:after="120" w:line="276" w:lineRule="auto"/>
      </w:pPr>
      <w:r>
        <w:t>Répartition des tâches du Sprint 1 (cadrage, fondations et authentification) entre les membres de l'équipe.</w:t>
      </w:r>
    </w:p>
    <w:p w14:paraId="6FA7222A" w14:textId="77777777" w:rsidR="00373F91" w:rsidRDefault="00373F9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500"/>
        <w:gridCol w:w="2160"/>
        <w:gridCol w:w="1800"/>
      </w:tblGrid>
      <w:tr w:rsidR="00373F91" w14:paraId="3A8A3BB6"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5F8A"/>
            <w:tcMar>
              <w:top w:w="50" w:type="dxa"/>
              <w:left w:w="90" w:type="dxa"/>
              <w:bottom w:w="50" w:type="dxa"/>
              <w:right w:w="90" w:type="dxa"/>
            </w:tcMar>
            <w:vAlign w:val="center"/>
          </w:tcPr>
          <w:p w14:paraId="79D69E0A" w14:textId="77777777" w:rsidR="00373F91" w:rsidRDefault="00000000">
            <w:pPr>
              <w:spacing w:line="248" w:lineRule="auto"/>
            </w:pPr>
            <w:r>
              <w:rPr>
                <w:b/>
                <w:bCs/>
                <w:color w:val="FFFFFF"/>
                <w:sz w:val="18"/>
                <w:szCs w:val="18"/>
              </w:rPr>
              <w:t>Tâche</w:t>
            </w:r>
          </w:p>
        </w:tc>
        <w:tc>
          <w:tcPr>
            <w:tcW w:w="1500" w:type="dxa"/>
            <w:tcBorders>
              <w:top w:val="single" w:sz="1" w:space="0" w:color="CCCCCC"/>
              <w:left w:val="single" w:sz="1" w:space="0" w:color="CCCCCC"/>
              <w:bottom w:val="single" w:sz="1" w:space="0" w:color="CCCCCC"/>
              <w:right w:val="single" w:sz="1" w:space="0" w:color="CCCCCC"/>
            </w:tcBorders>
            <w:shd w:val="clear" w:color="auto" w:fill="2E5F8A"/>
            <w:tcMar>
              <w:top w:w="50" w:type="dxa"/>
              <w:left w:w="90" w:type="dxa"/>
              <w:bottom w:w="50" w:type="dxa"/>
              <w:right w:w="90" w:type="dxa"/>
            </w:tcMar>
            <w:vAlign w:val="center"/>
          </w:tcPr>
          <w:p w14:paraId="3979DE58" w14:textId="77777777" w:rsidR="00373F91" w:rsidRDefault="00000000">
            <w:pPr>
              <w:spacing w:line="248" w:lineRule="auto"/>
            </w:pPr>
            <w:r>
              <w:rPr>
                <w:b/>
                <w:bCs/>
                <w:color w:val="FFFFFF"/>
                <w:sz w:val="18"/>
                <w:szCs w:val="18"/>
              </w:rPr>
              <w:t>Début</w:t>
            </w:r>
          </w:p>
        </w:tc>
        <w:tc>
          <w:tcPr>
            <w:tcW w:w="1500" w:type="dxa"/>
            <w:tcBorders>
              <w:top w:val="single" w:sz="1" w:space="0" w:color="CCCCCC"/>
              <w:left w:val="single" w:sz="1" w:space="0" w:color="CCCCCC"/>
              <w:bottom w:val="single" w:sz="1" w:space="0" w:color="CCCCCC"/>
              <w:right w:val="single" w:sz="1" w:space="0" w:color="CCCCCC"/>
            </w:tcBorders>
            <w:shd w:val="clear" w:color="auto" w:fill="2E5F8A"/>
            <w:tcMar>
              <w:top w:w="50" w:type="dxa"/>
              <w:left w:w="90" w:type="dxa"/>
              <w:bottom w:w="50" w:type="dxa"/>
              <w:right w:w="90" w:type="dxa"/>
            </w:tcMar>
            <w:vAlign w:val="center"/>
          </w:tcPr>
          <w:p w14:paraId="1353A16D" w14:textId="77777777" w:rsidR="00373F91" w:rsidRDefault="00000000">
            <w:pPr>
              <w:spacing w:line="248" w:lineRule="auto"/>
            </w:pPr>
            <w:r>
              <w:rPr>
                <w:b/>
                <w:bCs/>
                <w:color w:val="FFFFFF"/>
                <w:sz w:val="18"/>
                <w:szCs w:val="18"/>
              </w:rPr>
              <w:t>Fin</w:t>
            </w:r>
          </w:p>
        </w:tc>
        <w:tc>
          <w:tcPr>
            <w:tcW w:w="2160" w:type="dxa"/>
            <w:tcBorders>
              <w:top w:val="single" w:sz="1" w:space="0" w:color="CCCCCC"/>
              <w:left w:val="single" w:sz="1" w:space="0" w:color="CCCCCC"/>
              <w:bottom w:val="single" w:sz="1" w:space="0" w:color="CCCCCC"/>
              <w:right w:val="single" w:sz="1" w:space="0" w:color="CCCCCC"/>
            </w:tcBorders>
            <w:shd w:val="clear" w:color="auto" w:fill="2E5F8A"/>
            <w:tcMar>
              <w:top w:w="50" w:type="dxa"/>
              <w:left w:w="90" w:type="dxa"/>
              <w:bottom w:w="50" w:type="dxa"/>
              <w:right w:w="90" w:type="dxa"/>
            </w:tcMar>
            <w:vAlign w:val="center"/>
          </w:tcPr>
          <w:p w14:paraId="0A6482B5" w14:textId="77777777" w:rsidR="00373F91" w:rsidRDefault="00000000">
            <w:pPr>
              <w:spacing w:line="248" w:lineRule="auto"/>
            </w:pPr>
            <w:r>
              <w:rPr>
                <w:b/>
                <w:bCs/>
                <w:color w:val="FFFFFF"/>
                <w:sz w:val="18"/>
                <w:szCs w:val="18"/>
              </w:rPr>
              <w:t>Responsable</w:t>
            </w:r>
          </w:p>
        </w:tc>
        <w:tc>
          <w:tcPr>
            <w:tcW w:w="1800" w:type="dxa"/>
            <w:tcBorders>
              <w:top w:val="single" w:sz="1" w:space="0" w:color="CCCCCC"/>
              <w:left w:val="single" w:sz="1" w:space="0" w:color="CCCCCC"/>
              <w:bottom w:val="single" w:sz="1" w:space="0" w:color="CCCCCC"/>
              <w:right w:val="single" w:sz="1" w:space="0" w:color="CCCCCC"/>
            </w:tcBorders>
            <w:shd w:val="clear" w:color="auto" w:fill="2E5F8A"/>
            <w:tcMar>
              <w:top w:w="50" w:type="dxa"/>
              <w:left w:w="90" w:type="dxa"/>
              <w:bottom w:w="50" w:type="dxa"/>
              <w:right w:w="90" w:type="dxa"/>
            </w:tcMar>
            <w:vAlign w:val="center"/>
          </w:tcPr>
          <w:p w14:paraId="4CF6FE65" w14:textId="77777777" w:rsidR="00373F91" w:rsidRDefault="00000000">
            <w:pPr>
              <w:spacing w:line="248" w:lineRule="auto"/>
            </w:pPr>
            <w:r>
              <w:rPr>
                <w:b/>
                <w:bCs/>
                <w:color w:val="FFFFFF"/>
                <w:sz w:val="18"/>
                <w:szCs w:val="18"/>
              </w:rPr>
              <w:t>Statut</w:t>
            </w:r>
          </w:p>
        </w:tc>
      </w:tr>
      <w:tr w:rsidR="00373F91" w14:paraId="57F023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42198D8" w14:textId="77777777" w:rsidR="00373F91" w:rsidRDefault="00000000">
            <w:pPr>
              <w:spacing w:line="248" w:lineRule="auto"/>
            </w:pPr>
            <w:r>
              <w:rPr>
                <w:color w:val="000000"/>
                <w:sz w:val="18"/>
                <w:szCs w:val="18"/>
              </w:rPr>
              <w:t>INFRA-01 (dépôt + CI)</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7F18D9A" w14:textId="77777777" w:rsidR="00373F91" w:rsidRDefault="00000000">
            <w:pPr>
              <w:spacing w:line="248" w:lineRule="auto"/>
            </w:pPr>
            <w:r>
              <w:rPr>
                <w:color w:val="000000"/>
                <w:sz w:val="18"/>
                <w:szCs w:val="18"/>
              </w:rPr>
              <w:t>Sem. 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8D245CF" w14:textId="77777777" w:rsidR="00373F91" w:rsidRDefault="00000000">
            <w:pPr>
              <w:spacing w:line="248" w:lineRule="auto"/>
            </w:pPr>
            <w:r>
              <w:rPr>
                <w:color w:val="000000"/>
                <w:sz w:val="18"/>
                <w:szCs w:val="18"/>
              </w:rPr>
              <w:t>Sem. 1</w:t>
            </w:r>
          </w:p>
        </w:tc>
        <w:tc>
          <w:tcPr>
            <w:tcW w:w="2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5CCC93B" w14:textId="6DE18E72" w:rsidR="00373F91" w:rsidRPr="00A35A80" w:rsidRDefault="00A35A80">
            <w:pPr>
              <w:spacing w:line="248" w:lineRule="auto"/>
              <w:rPr>
                <w:sz w:val="18"/>
                <w:szCs w:val="18"/>
              </w:rPr>
            </w:pPr>
            <w:r w:rsidRPr="00A35A80">
              <w:rPr>
                <w:sz w:val="18"/>
                <w:szCs w:val="18"/>
              </w:rPr>
              <w:t>ARCHANGE</w:t>
            </w:r>
          </w:p>
        </w:tc>
        <w:tc>
          <w:tcPr>
            <w:tcW w:w="18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C50844C" w14:textId="77777777" w:rsidR="00373F91" w:rsidRDefault="00000000">
            <w:pPr>
              <w:spacing w:line="248" w:lineRule="auto"/>
            </w:pPr>
            <w:r>
              <w:rPr>
                <w:b/>
                <w:bCs/>
                <w:color w:val="2E7D32"/>
                <w:sz w:val="18"/>
                <w:szCs w:val="18"/>
              </w:rPr>
              <w:t>Terminé</w:t>
            </w:r>
          </w:p>
        </w:tc>
      </w:tr>
      <w:tr w:rsidR="00373F91" w14:paraId="5BFA0F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328972C3" w14:textId="77777777" w:rsidR="00373F91" w:rsidRDefault="00000000">
            <w:pPr>
              <w:spacing w:line="248" w:lineRule="auto"/>
            </w:pPr>
            <w:r>
              <w:rPr>
                <w:color w:val="000000"/>
                <w:sz w:val="18"/>
                <w:szCs w:val="18"/>
              </w:rPr>
              <w:t>DOC-01 (architecture, schéma)</w:t>
            </w:r>
          </w:p>
        </w:tc>
        <w:tc>
          <w:tcPr>
            <w:tcW w:w="15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5E0483B8" w14:textId="77777777" w:rsidR="00373F91" w:rsidRDefault="00000000">
            <w:pPr>
              <w:spacing w:line="248" w:lineRule="auto"/>
            </w:pPr>
            <w:r>
              <w:rPr>
                <w:color w:val="000000"/>
                <w:sz w:val="18"/>
                <w:szCs w:val="18"/>
              </w:rPr>
              <w:t>Sem. 1</w:t>
            </w:r>
          </w:p>
        </w:tc>
        <w:tc>
          <w:tcPr>
            <w:tcW w:w="15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6E3E24B9" w14:textId="77777777" w:rsidR="00373F91" w:rsidRDefault="00000000">
            <w:pPr>
              <w:spacing w:line="248" w:lineRule="auto"/>
            </w:pPr>
            <w:r>
              <w:rPr>
                <w:color w:val="000000"/>
                <w:sz w:val="18"/>
                <w:szCs w:val="18"/>
              </w:rPr>
              <w:t>Sem. 2</w:t>
            </w:r>
          </w:p>
        </w:tc>
        <w:tc>
          <w:tcPr>
            <w:tcW w:w="216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6113C936" w14:textId="3C81F86D" w:rsidR="00373F91" w:rsidRPr="00A35A80" w:rsidRDefault="00A35A80">
            <w:pPr>
              <w:spacing w:line="248" w:lineRule="auto"/>
              <w:rPr>
                <w:sz w:val="18"/>
                <w:szCs w:val="18"/>
              </w:rPr>
            </w:pPr>
            <w:r w:rsidRPr="00A35A80">
              <w:rPr>
                <w:sz w:val="18"/>
                <w:szCs w:val="18"/>
              </w:rPr>
              <w:t>ARCHANGE / YAN</w:t>
            </w:r>
          </w:p>
        </w:tc>
        <w:tc>
          <w:tcPr>
            <w:tcW w:w="18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4F1B0E22" w14:textId="77777777" w:rsidR="00373F91" w:rsidRDefault="00000000">
            <w:pPr>
              <w:spacing w:line="248" w:lineRule="auto"/>
            </w:pPr>
            <w:r>
              <w:rPr>
                <w:b/>
                <w:bCs/>
                <w:color w:val="2E7D32"/>
                <w:sz w:val="18"/>
                <w:szCs w:val="18"/>
              </w:rPr>
              <w:t>Terminé</w:t>
            </w:r>
          </w:p>
        </w:tc>
      </w:tr>
      <w:tr w:rsidR="00373F91" w14:paraId="480DF3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32A2530" w14:textId="77777777" w:rsidR="00373F91" w:rsidRDefault="00000000">
            <w:pPr>
              <w:spacing w:line="248" w:lineRule="auto"/>
            </w:pPr>
            <w:r>
              <w:rPr>
                <w:color w:val="000000"/>
                <w:sz w:val="18"/>
                <w:szCs w:val="18"/>
              </w:rPr>
              <w:t>JIRA-01 (</w:t>
            </w:r>
            <w:proofErr w:type="spellStart"/>
            <w:r>
              <w:rPr>
                <w:color w:val="000000"/>
                <w:sz w:val="18"/>
                <w:szCs w:val="18"/>
              </w:rPr>
              <w:t>board</w:t>
            </w:r>
            <w:proofErr w:type="spellEnd"/>
            <w:r>
              <w:rPr>
                <w:color w:val="000000"/>
                <w:sz w:val="18"/>
                <w:szCs w:val="18"/>
              </w:rPr>
              <w:t xml:space="preserve"> + </w:t>
            </w:r>
            <w:proofErr w:type="spellStart"/>
            <w:r>
              <w:rPr>
                <w:color w:val="000000"/>
                <w:sz w:val="18"/>
                <w:szCs w:val="18"/>
              </w:rPr>
              <w:t>backlog</w:t>
            </w:r>
            <w:proofErr w:type="spellEnd"/>
            <w:r>
              <w:rPr>
                <w:color w:val="000000"/>
                <w:sz w:val="18"/>
                <w:szCs w:val="18"/>
              </w:rPr>
              <w:t>)</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2E173F6" w14:textId="77777777" w:rsidR="00373F91" w:rsidRDefault="00000000">
            <w:pPr>
              <w:spacing w:line="248" w:lineRule="auto"/>
            </w:pPr>
            <w:r>
              <w:rPr>
                <w:color w:val="000000"/>
                <w:sz w:val="18"/>
                <w:szCs w:val="18"/>
              </w:rPr>
              <w:t>Sem. 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E2A6FD2" w14:textId="77777777" w:rsidR="00373F91" w:rsidRDefault="00000000">
            <w:pPr>
              <w:spacing w:line="248" w:lineRule="auto"/>
            </w:pPr>
            <w:r>
              <w:rPr>
                <w:color w:val="000000"/>
                <w:sz w:val="18"/>
                <w:szCs w:val="18"/>
              </w:rPr>
              <w:t>Sem. 1</w:t>
            </w:r>
          </w:p>
        </w:tc>
        <w:tc>
          <w:tcPr>
            <w:tcW w:w="2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D10A1C1" w14:textId="774B3F37" w:rsidR="00373F91" w:rsidRPr="00A35A80" w:rsidRDefault="00A35A80">
            <w:pPr>
              <w:spacing w:line="248" w:lineRule="auto"/>
              <w:rPr>
                <w:sz w:val="18"/>
                <w:szCs w:val="18"/>
              </w:rPr>
            </w:pPr>
            <w:r w:rsidRPr="00A35A80">
              <w:rPr>
                <w:sz w:val="18"/>
                <w:szCs w:val="18"/>
              </w:rPr>
              <w:t>ARCHANGE</w:t>
            </w:r>
          </w:p>
        </w:tc>
        <w:tc>
          <w:tcPr>
            <w:tcW w:w="18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21A5A7C" w14:textId="77777777" w:rsidR="00373F91" w:rsidRDefault="00000000">
            <w:pPr>
              <w:spacing w:line="248" w:lineRule="auto"/>
            </w:pPr>
            <w:r>
              <w:rPr>
                <w:b/>
                <w:bCs/>
                <w:color w:val="2E7D32"/>
                <w:sz w:val="18"/>
                <w:szCs w:val="18"/>
              </w:rPr>
              <w:t>Terminé</w:t>
            </w:r>
          </w:p>
        </w:tc>
      </w:tr>
      <w:tr w:rsidR="00373F91" w14:paraId="1C3881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5A4E03FE" w14:textId="77777777" w:rsidR="00373F91" w:rsidRDefault="00000000">
            <w:pPr>
              <w:spacing w:line="248" w:lineRule="auto"/>
            </w:pPr>
            <w:r>
              <w:rPr>
                <w:color w:val="000000"/>
                <w:sz w:val="18"/>
                <w:szCs w:val="18"/>
              </w:rPr>
              <w:t>DB-01 (connexion MongoDB)</w:t>
            </w:r>
          </w:p>
        </w:tc>
        <w:tc>
          <w:tcPr>
            <w:tcW w:w="15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7DFC0AED" w14:textId="77777777" w:rsidR="00373F91" w:rsidRDefault="00000000">
            <w:pPr>
              <w:spacing w:line="248" w:lineRule="auto"/>
            </w:pPr>
            <w:r>
              <w:rPr>
                <w:color w:val="000000"/>
                <w:sz w:val="18"/>
                <w:szCs w:val="18"/>
              </w:rPr>
              <w:t>Sem. 2</w:t>
            </w:r>
          </w:p>
        </w:tc>
        <w:tc>
          <w:tcPr>
            <w:tcW w:w="15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493C1644" w14:textId="77777777" w:rsidR="00373F91" w:rsidRDefault="00000000">
            <w:pPr>
              <w:spacing w:line="248" w:lineRule="auto"/>
            </w:pPr>
            <w:r>
              <w:rPr>
                <w:color w:val="000000"/>
                <w:sz w:val="18"/>
                <w:szCs w:val="18"/>
              </w:rPr>
              <w:t>Sem. 2</w:t>
            </w:r>
          </w:p>
        </w:tc>
        <w:tc>
          <w:tcPr>
            <w:tcW w:w="216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212F0566" w14:textId="24668CEE" w:rsidR="00373F91" w:rsidRPr="00A35A80" w:rsidRDefault="00A35A80">
            <w:pPr>
              <w:spacing w:line="248" w:lineRule="auto"/>
              <w:rPr>
                <w:sz w:val="18"/>
                <w:szCs w:val="18"/>
              </w:rPr>
            </w:pPr>
            <w:r w:rsidRPr="00A35A80">
              <w:rPr>
                <w:sz w:val="18"/>
                <w:szCs w:val="18"/>
              </w:rPr>
              <w:t>JORDAN</w:t>
            </w:r>
          </w:p>
        </w:tc>
        <w:tc>
          <w:tcPr>
            <w:tcW w:w="18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23EED39A" w14:textId="77777777" w:rsidR="00373F91" w:rsidRDefault="00000000">
            <w:pPr>
              <w:spacing w:line="248" w:lineRule="auto"/>
            </w:pPr>
            <w:r>
              <w:rPr>
                <w:b/>
                <w:bCs/>
                <w:color w:val="2E7D32"/>
                <w:sz w:val="18"/>
                <w:szCs w:val="18"/>
              </w:rPr>
              <w:t>Terminé</w:t>
            </w:r>
          </w:p>
        </w:tc>
      </w:tr>
      <w:tr w:rsidR="00373F91" w14:paraId="49E9B8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ED0D5CD" w14:textId="77777777" w:rsidR="00373F91" w:rsidRDefault="00000000">
            <w:pPr>
              <w:spacing w:line="248" w:lineRule="auto"/>
            </w:pPr>
            <w:r>
              <w:rPr>
                <w:color w:val="000000"/>
                <w:sz w:val="18"/>
                <w:szCs w:val="18"/>
              </w:rPr>
              <w:t>AUTH-01 (API inscription/connexion)</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CA6DFAE" w14:textId="77777777" w:rsidR="00373F91" w:rsidRDefault="00000000">
            <w:pPr>
              <w:spacing w:line="248" w:lineRule="auto"/>
            </w:pPr>
            <w:r>
              <w:rPr>
                <w:color w:val="000000"/>
                <w:sz w:val="18"/>
                <w:szCs w:val="18"/>
              </w:rPr>
              <w:t>Sem. 2</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8DFF79E" w14:textId="77777777" w:rsidR="00373F91" w:rsidRDefault="00000000">
            <w:pPr>
              <w:spacing w:line="248" w:lineRule="auto"/>
            </w:pPr>
            <w:r>
              <w:rPr>
                <w:color w:val="000000"/>
                <w:sz w:val="18"/>
                <w:szCs w:val="18"/>
              </w:rPr>
              <w:t>Sem. 3</w:t>
            </w:r>
          </w:p>
        </w:tc>
        <w:tc>
          <w:tcPr>
            <w:tcW w:w="2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32B4756" w14:textId="66FAA568" w:rsidR="00373F91" w:rsidRPr="00A35A80" w:rsidRDefault="00A35A80">
            <w:pPr>
              <w:spacing w:line="248" w:lineRule="auto"/>
              <w:rPr>
                <w:sz w:val="18"/>
                <w:szCs w:val="18"/>
              </w:rPr>
            </w:pPr>
            <w:r w:rsidRPr="00A35A80">
              <w:rPr>
                <w:sz w:val="18"/>
                <w:szCs w:val="18"/>
              </w:rPr>
              <w:t>JORDAN</w:t>
            </w:r>
          </w:p>
        </w:tc>
        <w:tc>
          <w:tcPr>
            <w:tcW w:w="18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E5C670A" w14:textId="77777777" w:rsidR="00373F91" w:rsidRDefault="00000000">
            <w:pPr>
              <w:spacing w:line="248" w:lineRule="auto"/>
            </w:pPr>
            <w:r>
              <w:rPr>
                <w:b/>
                <w:bCs/>
                <w:color w:val="2E7D32"/>
                <w:sz w:val="18"/>
                <w:szCs w:val="18"/>
              </w:rPr>
              <w:t>Terminé</w:t>
            </w:r>
          </w:p>
        </w:tc>
      </w:tr>
      <w:tr w:rsidR="00373F91" w14:paraId="6F07CE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26517C95" w14:textId="77777777" w:rsidR="00373F91" w:rsidRDefault="00000000">
            <w:pPr>
              <w:spacing w:line="248" w:lineRule="auto"/>
            </w:pPr>
            <w:r>
              <w:rPr>
                <w:color w:val="000000"/>
                <w:sz w:val="18"/>
                <w:szCs w:val="18"/>
              </w:rPr>
              <w:t>AUTH-02 (écrans mobiles)</w:t>
            </w:r>
          </w:p>
        </w:tc>
        <w:tc>
          <w:tcPr>
            <w:tcW w:w="15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1F252298" w14:textId="77777777" w:rsidR="00373F91" w:rsidRDefault="00000000">
            <w:pPr>
              <w:spacing w:line="248" w:lineRule="auto"/>
            </w:pPr>
            <w:r>
              <w:rPr>
                <w:color w:val="000000"/>
                <w:sz w:val="18"/>
                <w:szCs w:val="18"/>
              </w:rPr>
              <w:t>Sem. 3</w:t>
            </w:r>
          </w:p>
        </w:tc>
        <w:tc>
          <w:tcPr>
            <w:tcW w:w="15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6EACD91D" w14:textId="77777777" w:rsidR="00373F91" w:rsidRDefault="00000000">
            <w:pPr>
              <w:spacing w:line="248" w:lineRule="auto"/>
            </w:pPr>
            <w:r>
              <w:rPr>
                <w:color w:val="000000"/>
                <w:sz w:val="18"/>
                <w:szCs w:val="18"/>
              </w:rPr>
              <w:t>Sem. 3</w:t>
            </w:r>
          </w:p>
        </w:tc>
        <w:tc>
          <w:tcPr>
            <w:tcW w:w="216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78121AB4" w14:textId="48F1215D" w:rsidR="00373F91" w:rsidRPr="00A35A80" w:rsidRDefault="00A35A80">
            <w:pPr>
              <w:spacing w:line="248" w:lineRule="auto"/>
              <w:rPr>
                <w:sz w:val="18"/>
                <w:szCs w:val="18"/>
              </w:rPr>
            </w:pPr>
            <w:r w:rsidRPr="00A35A80">
              <w:rPr>
                <w:sz w:val="18"/>
                <w:szCs w:val="18"/>
              </w:rPr>
              <w:t>WILFRED</w:t>
            </w:r>
          </w:p>
        </w:tc>
        <w:tc>
          <w:tcPr>
            <w:tcW w:w="18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69975E41" w14:textId="77777777" w:rsidR="00373F91" w:rsidRDefault="00000000">
            <w:pPr>
              <w:spacing w:line="248" w:lineRule="auto"/>
            </w:pPr>
            <w:r>
              <w:rPr>
                <w:b/>
                <w:bCs/>
                <w:color w:val="2E7D32"/>
                <w:sz w:val="18"/>
                <w:szCs w:val="18"/>
              </w:rPr>
              <w:t>Terminé</w:t>
            </w:r>
          </w:p>
        </w:tc>
      </w:tr>
      <w:tr w:rsidR="00373F91" w14:paraId="2BBE6C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99C7E8E" w14:textId="77777777" w:rsidR="00373F91" w:rsidRDefault="00000000">
            <w:pPr>
              <w:spacing w:line="248" w:lineRule="auto"/>
            </w:pPr>
            <w:r>
              <w:rPr>
                <w:color w:val="000000"/>
                <w:sz w:val="18"/>
                <w:szCs w:val="18"/>
              </w:rPr>
              <w:t xml:space="preserve">SEC-01 (JWT, </w:t>
            </w:r>
            <w:proofErr w:type="spellStart"/>
            <w:r>
              <w:rPr>
                <w:color w:val="000000"/>
                <w:sz w:val="18"/>
                <w:szCs w:val="18"/>
              </w:rPr>
              <w:t>bcrypt</w:t>
            </w:r>
            <w:proofErr w:type="spellEnd"/>
            <w:r>
              <w:rPr>
                <w:color w:val="000000"/>
                <w:sz w:val="18"/>
                <w:szCs w:val="18"/>
              </w:rPr>
              <w:t>, HTTPS)</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3AFBB5F" w14:textId="77777777" w:rsidR="00373F91" w:rsidRDefault="00000000">
            <w:pPr>
              <w:spacing w:line="248" w:lineRule="auto"/>
            </w:pPr>
            <w:r>
              <w:rPr>
                <w:color w:val="000000"/>
                <w:sz w:val="18"/>
                <w:szCs w:val="18"/>
              </w:rPr>
              <w:t>Sem. 3</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7B3DE51" w14:textId="77777777" w:rsidR="00373F91" w:rsidRDefault="00000000">
            <w:pPr>
              <w:spacing w:line="248" w:lineRule="auto"/>
            </w:pPr>
            <w:r>
              <w:rPr>
                <w:color w:val="000000"/>
                <w:sz w:val="18"/>
                <w:szCs w:val="18"/>
              </w:rPr>
              <w:t>Sem. 3</w:t>
            </w:r>
          </w:p>
        </w:tc>
        <w:tc>
          <w:tcPr>
            <w:tcW w:w="2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A6482BF" w14:textId="7D32CB2E" w:rsidR="00373F91" w:rsidRPr="00A35A80" w:rsidRDefault="00A35A80">
            <w:pPr>
              <w:spacing w:line="248" w:lineRule="auto"/>
              <w:rPr>
                <w:sz w:val="18"/>
                <w:szCs w:val="18"/>
              </w:rPr>
            </w:pPr>
            <w:r w:rsidRPr="00A35A80">
              <w:rPr>
                <w:sz w:val="18"/>
                <w:szCs w:val="18"/>
              </w:rPr>
              <w:t>JORDAN</w:t>
            </w:r>
          </w:p>
        </w:tc>
        <w:tc>
          <w:tcPr>
            <w:tcW w:w="18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CF8B181" w14:textId="77777777" w:rsidR="00373F91" w:rsidRDefault="00000000">
            <w:pPr>
              <w:spacing w:line="248" w:lineRule="auto"/>
            </w:pPr>
            <w:r>
              <w:rPr>
                <w:b/>
                <w:bCs/>
                <w:color w:val="2E7D32"/>
                <w:sz w:val="18"/>
                <w:szCs w:val="18"/>
              </w:rPr>
              <w:t>Terminé</w:t>
            </w:r>
          </w:p>
        </w:tc>
      </w:tr>
      <w:tr w:rsidR="00373F91" w14:paraId="423D3E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435D93EE" w14:textId="77777777" w:rsidR="00373F91" w:rsidRDefault="00000000">
            <w:pPr>
              <w:spacing w:line="248" w:lineRule="auto"/>
            </w:pPr>
            <w:r>
              <w:rPr>
                <w:color w:val="000000"/>
                <w:sz w:val="18"/>
                <w:szCs w:val="18"/>
              </w:rPr>
              <w:t xml:space="preserve">UI-01 (maquettes </w:t>
            </w:r>
            <w:proofErr w:type="spellStart"/>
            <w:r>
              <w:rPr>
                <w:color w:val="000000"/>
                <w:sz w:val="18"/>
                <w:szCs w:val="18"/>
              </w:rPr>
              <w:t>Figma</w:t>
            </w:r>
            <w:proofErr w:type="spellEnd"/>
            <w:r>
              <w:rPr>
                <w:color w:val="000000"/>
                <w:sz w:val="18"/>
                <w:szCs w:val="1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7800D711" w14:textId="77777777" w:rsidR="00373F91" w:rsidRDefault="00000000">
            <w:pPr>
              <w:spacing w:line="248" w:lineRule="auto"/>
            </w:pPr>
            <w:r>
              <w:rPr>
                <w:color w:val="000000"/>
                <w:sz w:val="18"/>
                <w:szCs w:val="18"/>
              </w:rPr>
              <w:t>Sem. 3</w:t>
            </w:r>
          </w:p>
        </w:tc>
        <w:tc>
          <w:tcPr>
            <w:tcW w:w="15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53479D90" w14:textId="77777777" w:rsidR="00373F91" w:rsidRDefault="00000000">
            <w:pPr>
              <w:spacing w:line="248" w:lineRule="auto"/>
            </w:pPr>
            <w:r>
              <w:rPr>
                <w:color w:val="000000"/>
                <w:sz w:val="18"/>
                <w:szCs w:val="18"/>
              </w:rPr>
              <w:t>Sem. 4</w:t>
            </w:r>
          </w:p>
        </w:tc>
        <w:tc>
          <w:tcPr>
            <w:tcW w:w="216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7D7476D9" w14:textId="19571AC5" w:rsidR="00373F91" w:rsidRPr="00A35A80" w:rsidRDefault="00A35A80">
            <w:pPr>
              <w:spacing w:line="248" w:lineRule="auto"/>
              <w:rPr>
                <w:sz w:val="18"/>
                <w:szCs w:val="18"/>
              </w:rPr>
            </w:pPr>
            <w:r w:rsidRPr="00A35A80">
              <w:rPr>
                <w:sz w:val="18"/>
                <w:szCs w:val="18"/>
              </w:rPr>
              <w:t>YAN</w:t>
            </w:r>
          </w:p>
        </w:tc>
        <w:tc>
          <w:tcPr>
            <w:tcW w:w="1800" w:type="dxa"/>
            <w:tcBorders>
              <w:top w:val="single" w:sz="1" w:space="0" w:color="CCCCCC"/>
              <w:left w:val="single" w:sz="1" w:space="0" w:color="CCCCCC"/>
              <w:bottom w:val="single" w:sz="1" w:space="0" w:color="CCCCCC"/>
              <w:right w:val="single" w:sz="1" w:space="0" w:color="CCCCCC"/>
            </w:tcBorders>
            <w:shd w:val="clear" w:color="auto" w:fill="EFEFEF"/>
            <w:tcMar>
              <w:top w:w="50" w:type="dxa"/>
              <w:left w:w="90" w:type="dxa"/>
              <w:bottom w:w="50" w:type="dxa"/>
              <w:right w:w="90" w:type="dxa"/>
            </w:tcMar>
            <w:vAlign w:val="center"/>
          </w:tcPr>
          <w:p w14:paraId="7800655B" w14:textId="77777777" w:rsidR="00373F91" w:rsidRDefault="00000000">
            <w:pPr>
              <w:spacing w:line="248" w:lineRule="auto"/>
            </w:pPr>
            <w:r>
              <w:rPr>
                <w:b/>
                <w:bCs/>
                <w:color w:val="2E7D32"/>
                <w:sz w:val="18"/>
                <w:szCs w:val="18"/>
              </w:rPr>
              <w:t>Terminé</w:t>
            </w:r>
          </w:p>
        </w:tc>
      </w:tr>
      <w:tr w:rsidR="00373F91" w14:paraId="1B7DC7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283865E" w14:textId="77777777" w:rsidR="00373F91" w:rsidRDefault="00000000">
            <w:pPr>
              <w:spacing w:line="248" w:lineRule="auto"/>
            </w:pPr>
            <w:r>
              <w:rPr>
                <w:color w:val="000000"/>
                <w:sz w:val="18"/>
                <w:szCs w:val="18"/>
              </w:rPr>
              <w:t>REV-01 (tests + revue de sprint)</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AC69CB7" w14:textId="77777777" w:rsidR="00373F91" w:rsidRDefault="00000000">
            <w:pPr>
              <w:spacing w:line="248" w:lineRule="auto"/>
            </w:pPr>
            <w:r>
              <w:rPr>
                <w:color w:val="000000"/>
                <w:sz w:val="18"/>
                <w:szCs w:val="18"/>
              </w:rPr>
              <w:t>Sem. 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076E6C8" w14:textId="77777777" w:rsidR="00373F91" w:rsidRDefault="00000000">
            <w:pPr>
              <w:spacing w:line="248" w:lineRule="auto"/>
            </w:pPr>
            <w:r>
              <w:rPr>
                <w:color w:val="000000"/>
                <w:sz w:val="18"/>
                <w:szCs w:val="18"/>
              </w:rPr>
              <w:t>Sem. 4</w:t>
            </w:r>
          </w:p>
        </w:tc>
        <w:tc>
          <w:tcPr>
            <w:tcW w:w="2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C805961" w14:textId="77777777" w:rsidR="00373F91" w:rsidRDefault="00000000">
            <w:pPr>
              <w:spacing w:line="248" w:lineRule="auto"/>
            </w:pPr>
            <w:r>
              <w:rPr>
                <w:color w:val="000000"/>
                <w:sz w:val="18"/>
                <w:szCs w:val="18"/>
              </w:rPr>
              <w:t>Équipe</w:t>
            </w:r>
          </w:p>
        </w:tc>
        <w:tc>
          <w:tcPr>
            <w:tcW w:w="18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2F1A618" w14:textId="77777777" w:rsidR="00373F91" w:rsidRDefault="00000000">
            <w:pPr>
              <w:spacing w:line="248" w:lineRule="auto"/>
            </w:pPr>
            <w:r>
              <w:rPr>
                <w:b/>
                <w:bCs/>
                <w:color w:val="2E7D32"/>
                <w:sz w:val="18"/>
                <w:szCs w:val="18"/>
              </w:rPr>
              <w:t>Terminé</w:t>
            </w:r>
          </w:p>
        </w:tc>
      </w:tr>
    </w:tbl>
    <w:p w14:paraId="436D92D1" w14:textId="77777777" w:rsidR="00373F91" w:rsidRDefault="00000000">
      <w:r>
        <w:br w:type="page"/>
      </w:r>
    </w:p>
    <w:p w14:paraId="5DA64353" w14:textId="77777777" w:rsidR="00373F91" w:rsidRDefault="00000000">
      <w:pPr>
        <w:pStyle w:val="Titre1"/>
      </w:pPr>
      <w:bookmarkStart w:id="52" w:name="_Toc234224509"/>
      <w:r>
        <w:lastRenderedPageBreak/>
        <w:t>8. Maquettes — Vue du projet</w:t>
      </w:r>
      <w:bookmarkEnd w:id="52"/>
    </w:p>
    <w:p w14:paraId="4E71BA77" w14:textId="77777777" w:rsidR="00373F91" w:rsidRDefault="00000000">
      <w:pPr>
        <w:spacing w:after="120" w:line="276" w:lineRule="auto"/>
      </w:pPr>
      <w:r>
        <w:t xml:space="preserve">Maquettes des écrans principaux de l'application client, servant de base à la réalisation dans </w:t>
      </w:r>
      <w:proofErr w:type="spellStart"/>
      <w:r>
        <w:t>Figma</w:t>
      </w:r>
      <w:proofErr w:type="spellEnd"/>
      <w:r>
        <w:t xml:space="preserve"> et au développement </w:t>
      </w:r>
      <w:proofErr w:type="spellStart"/>
      <w:r>
        <w:t>React</w:t>
      </w:r>
      <w:proofErr w:type="spellEnd"/>
      <w:r>
        <w:t xml:space="preserve"> Native.</w:t>
      </w:r>
    </w:p>
    <w:p w14:paraId="7C0B55F9" w14:textId="77777777" w:rsidR="00373F91" w:rsidRDefault="00000000">
      <w:pPr>
        <w:spacing w:before="120" w:after="40"/>
        <w:jc w:val="center"/>
      </w:pPr>
      <w:r>
        <w:rPr>
          <w:noProof/>
        </w:rPr>
        <w:drawing>
          <wp:inline distT="0" distB="0" distL="0" distR="0" wp14:anchorId="0CA26E77" wp14:editId="4E74940F">
            <wp:extent cx="5715000" cy="3200400"/>
            <wp:effectExtent l="0" t="0" r="0" b="0"/>
            <wp:docPr id="76803401" name="Figure 6 — Écrans principaux : connexion, restaurants, menu, panier." descr="Figure 6 — Écrans principaux : connexion, restaurants, menu, panier." title="Figure 6 — Écrans principaux : connexion, restaurants, menu, pan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200400"/>
                    </a:xfrm>
                    <a:prstGeom prst="rect">
                      <a:avLst/>
                    </a:prstGeom>
                  </pic:spPr>
                </pic:pic>
              </a:graphicData>
            </a:graphic>
          </wp:inline>
        </w:drawing>
      </w:r>
    </w:p>
    <w:p w14:paraId="59EE1D21" w14:textId="77777777" w:rsidR="00373F91" w:rsidRDefault="00000000">
      <w:pPr>
        <w:spacing w:after="180"/>
        <w:jc w:val="center"/>
      </w:pPr>
      <w:r>
        <w:rPr>
          <w:i/>
          <w:iCs/>
          <w:color w:val="666666"/>
          <w:sz w:val="17"/>
          <w:szCs w:val="17"/>
        </w:rPr>
        <w:t>Figure 6 — Écrans principaux : connexion, restaurants, menu, panier.</w:t>
      </w:r>
    </w:p>
    <w:p w14:paraId="1EE05594" w14:textId="77777777" w:rsidR="00373F91" w:rsidRDefault="00000000">
      <w:pPr>
        <w:spacing w:before="120" w:after="40"/>
        <w:jc w:val="center"/>
      </w:pPr>
      <w:r>
        <w:rPr>
          <w:noProof/>
        </w:rPr>
        <w:lastRenderedPageBreak/>
        <w:drawing>
          <wp:inline distT="0" distB="0" distL="0" distR="0" wp14:anchorId="6960F291" wp14:editId="47468CD3">
            <wp:extent cx="5715000" cy="4210050"/>
            <wp:effectExtent l="0" t="0" r="0" b="0"/>
            <wp:docPr id="1424853830" name="Figure 7 — Écrans du parcours : paiement, suivi en temps réel, notation." descr="Figure 7 — Écrans du parcours : paiement, suivi en temps réel, notation." title="Figure 7 — Écrans du parcours : paiement, suivi en temps réel,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4210050"/>
                    </a:xfrm>
                    <a:prstGeom prst="rect">
                      <a:avLst/>
                    </a:prstGeom>
                  </pic:spPr>
                </pic:pic>
              </a:graphicData>
            </a:graphic>
          </wp:inline>
        </w:drawing>
      </w:r>
    </w:p>
    <w:p w14:paraId="1F3FD966" w14:textId="77777777" w:rsidR="00373F91" w:rsidRDefault="00000000">
      <w:pPr>
        <w:spacing w:after="180"/>
        <w:jc w:val="center"/>
      </w:pPr>
      <w:r>
        <w:rPr>
          <w:i/>
          <w:iCs/>
          <w:color w:val="666666"/>
          <w:sz w:val="17"/>
          <w:szCs w:val="17"/>
        </w:rPr>
        <w:t>Figure 7 — Écrans du parcours : paiement, suivi en temps réel, notation.</w:t>
      </w:r>
    </w:p>
    <w:sectPr w:rsidR="00373F91">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0DFCF" w14:textId="77777777" w:rsidR="004C789F" w:rsidRDefault="004C789F">
      <w:r>
        <w:separator/>
      </w:r>
    </w:p>
  </w:endnote>
  <w:endnote w:type="continuationSeparator" w:id="0">
    <w:p w14:paraId="7B140E13" w14:textId="77777777" w:rsidR="004C789F" w:rsidRDefault="004C78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3279C" w14:textId="77777777" w:rsidR="00373F91"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A35A80">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5CC09" w14:textId="77777777" w:rsidR="004C789F" w:rsidRDefault="004C789F">
      <w:r>
        <w:separator/>
      </w:r>
    </w:p>
  </w:footnote>
  <w:footnote w:type="continuationSeparator" w:id="0">
    <w:p w14:paraId="57F70FEF" w14:textId="77777777" w:rsidR="004C789F" w:rsidRDefault="004C78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3E327" w14:textId="77777777" w:rsidR="00373F91" w:rsidRDefault="00000000">
    <w:pPr>
      <w:pBdr>
        <w:bottom w:val="single" w:sz="4" w:space="4" w:color="CCCCCC"/>
      </w:pBdr>
      <w:tabs>
        <w:tab w:val="right" w:pos="9026"/>
      </w:tabs>
    </w:pPr>
    <w:r>
      <w:rPr>
        <w:color w:val="666666"/>
        <w:sz w:val="16"/>
        <w:szCs w:val="16"/>
      </w:rPr>
      <w:t>Document de Conception — Sprint 1</w:t>
    </w:r>
    <w:r>
      <w:rPr>
        <w:color w:val="666666"/>
        <w:sz w:val="16"/>
        <w:szCs w:val="16"/>
      </w:rPr>
      <w:tab/>
    </w:r>
    <w:proofErr w:type="spellStart"/>
    <w:r>
      <w:rPr>
        <w:color w:val="666666"/>
        <w:sz w:val="16"/>
        <w:szCs w:val="16"/>
      </w:rPr>
      <w:t>RepasExpress</w:t>
    </w:r>
    <w:proofErr w:type="spellEnd"/>
    <w:r>
      <w:rPr>
        <w:color w:val="666666"/>
        <w:sz w:val="16"/>
        <w:szCs w:val="16"/>
      </w:rPr>
      <w:t xml:space="preserve"> · Global </w:t>
    </w:r>
    <w:proofErr w:type="spellStart"/>
    <w:r>
      <w:rPr>
        <w:color w:val="666666"/>
        <w:sz w:val="16"/>
        <w:szCs w:val="16"/>
      </w:rPr>
      <w:t>SoftCorporation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70431"/>
    <w:multiLevelType w:val="hybridMultilevel"/>
    <w:tmpl w:val="FB5A4DC2"/>
    <w:lvl w:ilvl="0" w:tplc="938CF712">
      <w:start w:val="1"/>
      <w:numFmt w:val="bullet"/>
      <w:lvlText w:val="●"/>
      <w:lvlJc w:val="left"/>
      <w:pPr>
        <w:ind w:left="720" w:hanging="360"/>
      </w:pPr>
    </w:lvl>
    <w:lvl w:ilvl="1" w:tplc="301023DA">
      <w:start w:val="1"/>
      <w:numFmt w:val="bullet"/>
      <w:lvlText w:val="○"/>
      <w:lvlJc w:val="left"/>
      <w:pPr>
        <w:ind w:left="1440" w:hanging="360"/>
      </w:pPr>
    </w:lvl>
    <w:lvl w:ilvl="2" w:tplc="AE243E40">
      <w:start w:val="1"/>
      <w:numFmt w:val="bullet"/>
      <w:lvlText w:val="■"/>
      <w:lvlJc w:val="left"/>
      <w:pPr>
        <w:ind w:left="2160" w:hanging="360"/>
      </w:pPr>
    </w:lvl>
    <w:lvl w:ilvl="3" w:tplc="8550ED20">
      <w:start w:val="1"/>
      <w:numFmt w:val="bullet"/>
      <w:lvlText w:val="●"/>
      <w:lvlJc w:val="left"/>
      <w:pPr>
        <w:ind w:left="2880" w:hanging="360"/>
      </w:pPr>
    </w:lvl>
    <w:lvl w:ilvl="4" w:tplc="98464E9C">
      <w:start w:val="1"/>
      <w:numFmt w:val="bullet"/>
      <w:lvlText w:val="○"/>
      <w:lvlJc w:val="left"/>
      <w:pPr>
        <w:ind w:left="3600" w:hanging="360"/>
      </w:pPr>
    </w:lvl>
    <w:lvl w:ilvl="5" w:tplc="143A5D3E">
      <w:start w:val="1"/>
      <w:numFmt w:val="bullet"/>
      <w:lvlText w:val="■"/>
      <w:lvlJc w:val="left"/>
      <w:pPr>
        <w:ind w:left="4320" w:hanging="360"/>
      </w:pPr>
    </w:lvl>
    <w:lvl w:ilvl="6" w:tplc="89B0A91C">
      <w:start w:val="1"/>
      <w:numFmt w:val="bullet"/>
      <w:lvlText w:val="●"/>
      <w:lvlJc w:val="left"/>
      <w:pPr>
        <w:ind w:left="5040" w:hanging="360"/>
      </w:pPr>
    </w:lvl>
    <w:lvl w:ilvl="7" w:tplc="1F5C60D4">
      <w:start w:val="1"/>
      <w:numFmt w:val="bullet"/>
      <w:lvlText w:val="●"/>
      <w:lvlJc w:val="left"/>
      <w:pPr>
        <w:ind w:left="5760" w:hanging="360"/>
      </w:pPr>
    </w:lvl>
    <w:lvl w:ilvl="8" w:tplc="299E123A">
      <w:start w:val="1"/>
      <w:numFmt w:val="bullet"/>
      <w:lvlText w:val="●"/>
      <w:lvlJc w:val="left"/>
      <w:pPr>
        <w:ind w:left="6480" w:hanging="360"/>
      </w:pPr>
    </w:lvl>
  </w:abstractNum>
  <w:abstractNum w:abstractNumId="1" w15:restartNumberingAfterBreak="0">
    <w:nsid w:val="1AB70C1E"/>
    <w:multiLevelType w:val="hybridMultilevel"/>
    <w:tmpl w:val="3E7EE836"/>
    <w:lvl w:ilvl="0" w:tplc="231C5F76">
      <w:start w:val="1"/>
      <w:numFmt w:val="bullet"/>
      <w:lvlText w:val="•"/>
      <w:lvlJc w:val="left"/>
      <w:pPr>
        <w:ind w:left="520" w:hanging="260"/>
      </w:pPr>
    </w:lvl>
    <w:lvl w:ilvl="1" w:tplc="B33212F4">
      <w:numFmt w:val="decimal"/>
      <w:lvlText w:val=""/>
      <w:lvlJc w:val="left"/>
    </w:lvl>
    <w:lvl w:ilvl="2" w:tplc="8318985A">
      <w:numFmt w:val="decimal"/>
      <w:lvlText w:val=""/>
      <w:lvlJc w:val="left"/>
    </w:lvl>
    <w:lvl w:ilvl="3" w:tplc="290898D0">
      <w:numFmt w:val="decimal"/>
      <w:lvlText w:val=""/>
      <w:lvlJc w:val="left"/>
    </w:lvl>
    <w:lvl w:ilvl="4" w:tplc="D5385134">
      <w:numFmt w:val="decimal"/>
      <w:lvlText w:val=""/>
      <w:lvlJc w:val="left"/>
    </w:lvl>
    <w:lvl w:ilvl="5" w:tplc="D170421A">
      <w:numFmt w:val="decimal"/>
      <w:lvlText w:val=""/>
      <w:lvlJc w:val="left"/>
    </w:lvl>
    <w:lvl w:ilvl="6" w:tplc="6A129DAA">
      <w:numFmt w:val="decimal"/>
      <w:lvlText w:val=""/>
      <w:lvlJc w:val="left"/>
    </w:lvl>
    <w:lvl w:ilvl="7" w:tplc="1C566400">
      <w:numFmt w:val="decimal"/>
      <w:lvlText w:val=""/>
      <w:lvlJc w:val="left"/>
    </w:lvl>
    <w:lvl w:ilvl="8" w:tplc="D2F6CA42">
      <w:numFmt w:val="decimal"/>
      <w:lvlText w:val=""/>
      <w:lvlJc w:val="left"/>
    </w:lvl>
  </w:abstractNum>
  <w:abstractNum w:abstractNumId="2" w15:restartNumberingAfterBreak="0">
    <w:nsid w:val="48302151"/>
    <w:multiLevelType w:val="hybridMultilevel"/>
    <w:tmpl w:val="A2226B22"/>
    <w:lvl w:ilvl="0" w:tplc="73645326">
      <w:start w:val="1"/>
      <w:numFmt w:val="decimal"/>
      <w:lvlText w:val="%1."/>
      <w:lvlJc w:val="left"/>
      <w:pPr>
        <w:ind w:left="520" w:hanging="260"/>
      </w:pPr>
    </w:lvl>
    <w:lvl w:ilvl="1" w:tplc="3DAAFDBC">
      <w:numFmt w:val="decimal"/>
      <w:lvlText w:val=""/>
      <w:lvlJc w:val="left"/>
    </w:lvl>
    <w:lvl w:ilvl="2" w:tplc="C4520F8C">
      <w:numFmt w:val="decimal"/>
      <w:lvlText w:val=""/>
      <w:lvlJc w:val="left"/>
    </w:lvl>
    <w:lvl w:ilvl="3" w:tplc="B4EA1302">
      <w:numFmt w:val="decimal"/>
      <w:lvlText w:val=""/>
      <w:lvlJc w:val="left"/>
    </w:lvl>
    <w:lvl w:ilvl="4" w:tplc="B5D413AE">
      <w:numFmt w:val="decimal"/>
      <w:lvlText w:val=""/>
      <w:lvlJc w:val="left"/>
    </w:lvl>
    <w:lvl w:ilvl="5" w:tplc="7FC2AE54">
      <w:numFmt w:val="decimal"/>
      <w:lvlText w:val=""/>
      <w:lvlJc w:val="left"/>
    </w:lvl>
    <w:lvl w:ilvl="6" w:tplc="563A5184">
      <w:numFmt w:val="decimal"/>
      <w:lvlText w:val=""/>
      <w:lvlJc w:val="left"/>
    </w:lvl>
    <w:lvl w:ilvl="7" w:tplc="88DA7E78">
      <w:numFmt w:val="decimal"/>
      <w:lvlText w:val=""/>
      <w:lvlJc w:val="left"/>
    </w:lvl>
    <w:lvl w:ilvl="8" w:tplc="25628D3E">
      <w:numFmt w:val="decimal"/>
      <w:lvlText w:val=""/>
      <w:lvlJc w:val="left"/>
    </w:lvl>
  </w:abstractNum>
  <w:num w:numId="1" w16cid:durableId="490878041">
    <w:abstractNumId w:val="0"/>
    <w:lvlOverride w:ilvl="0">
      <w:startOverride w:val="1"/>
    </w:lvlOverride>
  </w:num>
  <w:num w:numId="2" w16cid:durableId="2132162176">
    <w:abstractNumId w:val="1"/>
    <w:lvlOverride w:ilvl="0">
      <w:startOverride w:val="1"/>
    </w:lvlOverride>
  </w:num>
  <w:num w:numId="3" w16cid:durableId="1255045878">
    <w:abstractNumId w:val="2"/>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CHANGE GUIMDO">
    <w15:presenceInfo w15:providerId="Windows Live" w15:userId="43c933bed91709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F91"/>
    <w:rsid w:val="00373F91"/>
    <w:rsid w:val="004C789F"/>
    <w:rsid w:val="00837469"/>
    <w:rsid w:val="00A35A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69632"/>
  <w15:docId w15:val="{A0C75820-A90A-46C5-962E-573D1A6F7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D6E4F0"/>
      </w:pBdr>
      <w:spacing w:before="280" w:after="140"/>
      <w:outlineLvl w:val="0"/>
    </w:pPr>
    <w:rPr>
      <w:b/>
      <w:bCs/>
      <w:color w:val="2E5F8A"/>
      <w:sz w:val="28"/>
      <w:szCs w:val="28"/>
    </w:rPr>
  </w:style>
  <w:style w:type="paragraph" w:styleId="Titre2">
    <w:name w:val="heading 2"/>
    <w:uiPriority w:val="9"/>
    <w:unhideWhenUsed/>
    <w:qFormat/>
    <w:pPr>
      <w:spacing w:before="200" w:after="100"/>
      <w:outlineLvl w:val="1"/>
    </w:pPr>
    <w:rPr>
      <w:b/>
      <w:bCs/>
      <w:color w:val="333333"/>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A35A80"/>
    <w:pPr>
      <w:spacing w:after="100"/>
    </w:pPr>
  </w:style>
  <w:style w:type="paragraph" w:styleId="TM2">
    <w:name w:val="toc 2"/>
    <w:basedOn w:val="Normal"/>
    <w:next w:val="Normal"/>
    <w:autoRedefine/>
    <w:uiPriority w:val="39"/>
    <w:unhideWhenUsed/>
    <w:rsid w:val="00A35A80"/>
    <w:pPr>
      <w:spacing w:after="100"/>
      <w:ind w:left="220"/>
    </w:pPr>
  </w:style>
  <w:style w:type="paragraph" w:styleId="Rvision">
    <w:name w:val="Revision"/>
    <w:hidden/>
    <w:uiPriority w:val="99"/>
    <w:semiHidden/>
    <w:rsid w:val="00A35A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1524</Words>
  <Characters>8386</Characters>
  <Application>Microsoft Office Word</Application>
  <DocSecurity>0</DocSecurity>
  <Lines>69</Lines>
  <Paragraphs>19</Paragraphs>
  <ScaleCrop>false</ScaleCrop>
  <Company/>
  <LinksUpToDate>false</LinksUpToDate>
  <CharactersWithSpaces>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ARCHANGE GUIMDO</cp:lastModifiedBy>
  <cp:revision>2</cp:revision>
  <dcterms:created xsi:type="dcterms:W3CDTF">2026-07-06T13:53:00Z</dcterms:created>
  <dcterms:modified xsi:type="dcterms:W3CDTF">2026-07-06T14:08:00Z</dcterms:modified>
</cp:coreProperties>
</file>